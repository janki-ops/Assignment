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F6CAB" w14:textId="35D91438" w:rsidR="009C499D" w:rsidRPr="009C499D" w:rsidRDefault="00A90226">
      <w:pPr>
        <w:rPr>
          <w:b/>
          <w:bCs/>
          <w:sz w:val="32"/>
          <w:szCs w:val="32"/>
        </w:rPr>
      </w:pPr>
      <w:r>
        <w:t xml:space="preserve">                                                </w:t>
      </w:r>
      <w:r w:rsidR="009C499D">
        <w:t xml:space="preserve">                         </w:t>
      </w:r>
      <w:r>
        <w:t xml:space="preserve"> </w:t>
      </w:r>
      <w:r w:rsidRPr="009C499D">
        <w:rPr>
          <w:b/>
          <w:bCs/>
          <w:sz w:val="32"/>
          <w:szCs w:val="32"/>
        </w:rPr>
        <w:t xml:space="preserve">Module 9  </w:t>
      </w:r>
    </w:p>
    <w:p w14:paraId="3B92C1A1" w14:textId="3267B6F9" w:rsidR="00A90226" w:rsidRPr="009C499D" w:rsidRDefault="009C499D">
      <w:pPr>
        <w:rPr>
          <w:b/>
          <w:bCs/>
          <w:sz w:val="32"/>
          <w:szCs w:val="32"/>
        </w:rPr>
      </w:pPr>
      <w:r w:rsidRPr="009C499D">
        <w:rPr>
          <w:b/>
          <w:bCs/>
          <w:sz w:val="32"/>
          <w:szCs w:val="32"/>
        </w:rPr>
        <w:t xml:space="preserve">                                         </w:t>
      </w:r>
      <w:r w:rsidR="00A90226" w:rsidRPr="009C499D">
        <w:rPr>
          <w:b/>
          <w:bCs/>
          <w:sz w:val="32"/>
          <w:szCs w:val="32"/>
        </w:rPr>
        <w:t xml:space="preserve">Introduction to React.js </w:t>
      </w:r>
    </w:p>
    <w:p w14:paraId="70C4E76E" w14:textId="14953805" w:rsidR="00E652B7" w:rsidRDefault="00A90226">
      <w:pPr>
        <w:rPr>
          <w:b/>
          <w:bCs/>
        </w:rPr>
      </w:pPr>
      <w:r w:rsidRPr="00A90226">
        <w:rPr>
          <w:b/>
          <w:bCs/>
        </w:rPr>
        <w:t>THEORY EXERCISE</w:t>
      </w:r>
    </w:p>
    <w:p w14:paraId="3197EC17" w14:textId="77777777" w:rsidR="00A90226" w:rsidRDefault="00A90226">
      <w:pPr>
        <w:rPr>
          <w:b/>
          <w:bCs/>
        </w:rPr>
      </w:pPr>
    </w:p>
    <w:p w14:paraId="29BB28B6" w14:textId="77777777" w:rsidR="00A90226" w:rsidRPr="00A90226" w:rsidRDefault="00A90226">
      <w:pPr>
        <w:rPr>
          <w:b/>
          <w:bCs/>
          <w:sz w:val="28"/>
          <w:szCs w:val="28"/>
        </w:rPr>
      </w:pPr>
      <w:r w:rsidRPr="00A90226">
        <w:rPr>
          <w:b/>
          <w:bCs/>
          <w:sz w:val="28"/>
          <w:szCs w:val="28"/>
        </w:rPr>
        <w:t xml:space="preserve">• Question 1: </w:t>
      </w:r>
    </w:p>
    <w:p w14:paraId="0742698F" w14:textId="235FB54E" w:rsidR="00A90226" w:rsidRPr="00A90226" w:rsidRDefault="00A90226">
      <w:pPr>
        <w:rPr>
          <w:sz w:val="32"/>
          <w:szCs w:val="32"/>
        </w:rPr>
      </w:pPr>
      <w:r w:rsidRPr="00A90226">
        <w:rPr>
          <w:sz w:val="32"/>
          <w:szCs w:val="32"/>
        </w:rPr>
        <w:t>What is React.js? How is it different from other JavaScript frameworks and libraries?</w:t>
      </w:r>
    </w:p>
    <w:p w14:paraId="7CC940F2" w14:textId="43F85BC6" w:rsidR="00A90226" w:rsidRPr="00A90226" w:rsidRDefault="00A90226">
      <w:r w:rsidRPr="00A90226">
        <w:rPr>
          <w:sz w:val="28"/>
          <w:szCs w:val="28"/>
        </w:rPr>
        <w:sym w:font="Wingdings" w:char="F0E0"/>
      </w:r>
      <w:r w:rsidRPr="00A90226">
        <w:t>React.js is an open-source JavaScript library for building user interfaces, particularly for single-page applications.</w:t>
      </w:r>
    </w:p>
    <w:p w14:paraId="72820C8A" w14:textId="0E70BB6E" w:rsidR="00A90226" w:rsidRPr="00A90226" w:rsidRDefault="00A90226" w:rsidP="00A90226">
      <w:r w:rsidRPr="00A90226">
        <w:sym w:font="Wingdings" w:char="F0E0"/>
      </w:r>
      <w:r w:rsidRPr="00A90226">
        <w:t xml:space="preserve"> </w:t>
      </w:r>
      <w:r w:rsidRPr="00A90226">
        <w:rPr>
          <w:b/>
          <w:bCs/>
        </w:rPr>
        <w:t>Component-Based Architecture:</w:t>
      </w:r>
      <w:r w:rsidRPr="00A90226">
        <w:br/>
        <w:t>React applications are built using small, reusable components that make code easy to manage and maintain.</w:t>
      </w:r>
    </w:p>
    <w:p w14:paraId="0227F057" w14:textId="0D72DECE" w:rsidR="00A90226" w:rsidRPr="00A90226" w:rsidRDefault="00A90226" w:rsidP="00A90226">
      <w:r w:rsidRPr="00A90226">
        <w:rPr>
          <w:b/>
          <w:bCs/>
        </w:rPr>
        <w:t>Virtual DOM (Document Object Model):</w:t>
      </w:r>
      <w:r w:rsidRPr="00A90226">
        <w:br/>
        <w:t xml:space="preserve">React uses a </w:t>
      </w:r>
      <w:r w:rsidRPr="00A90226">
        <w:rPr>
          <w:i/>
          <w:iCs/>
        </w:rPr>
        <w:t>Virtual DOM</w:t>
      </w:r>
      <w:r w:rsidRPr="00A90226">
        <w:t xml:space="preserve"> to optimize rendering. Instead of updating the real DOM directly (which is slow), React updates the Virtual DOM first, then efficiently updates only the changed parts in the real DOM.</w:t>
      </w:r>
    </w:p>
    <w:p w14:paraId="513BE3CA" w14:textId="0297623B" w:rsidR="00A90226" w:rsidRPr="00A90226" w:rsidRDefault="00A90226" w:rsidP="00A90226">
      <w:r w:rsidRPr="00A90226">
        <w:rPr>
          <w:b/>
          <w:bCs/>
        </w:rPr>
        <w:t>Declarative Syntax:</w:t>
      </w:r>
      <w:r w:rsidRPr="00A90226">
        <w:br/>
        <w:t xml:space="preserve">Developers describe </w:t>
      </w:r>
      <w:r w:rsidRPr="00A90226">
        <w:rPr>
          <w:i/>
          <w:iCs/>
        </w:rPr>
        <w:t>what</w:t>
      </w:r>
      <w:r w:rsidRPr="00A90226">
        <w:t xml:space="preserve"> the UI should look </w:t>
      </w:r>
      <w:proofErr w:type="gramStart"/>
      <w:r w:rsidRPr="00A90226">
        <w:t>like, and</w:t>
      </w:r>
      <w:proofErr w:type="gramEnd"/>
      <w:r w:rsidRPr="00A90226">
        <w:t xml:space="preserve"> React takes care of </w:t>
      </w:r>
      <w:r w:rsidRPr="00A90226">
        <w:rPr>
          <w:i/>
          <w:iCs/>
        </w:rPr>
        <w:t>how</w:t>
      </w:r>
      <w:r w:rsidRPr="00A90226">
        <w:t xml:space="preserve"> to update it efficiently.</w:t>
      </w:r>
    </w:p>
    <w:p w14:paraId="019EA058" w14:textId="0ADA500F" w:rsidR="00A90226" w:rsidRPr="00A90226" w:rsidRDefault="00A90226" w:rsidP="00A90226">
      <w:r w:rsidRPr="00A90226">
        <w:rPr>
          <w:b/>
          <w:bCs/>
        </w:rPr>
        <w:t>JSX (JavaScript XML):</w:t>
      </w:r>
      <w:r w:rsidRPr="00A90226">
        <w:br/>
        <w:t>React uses JSX, a syntax extension that allows developers to write HTML-like code within JavaScript.</w:t>
      </w:r>
    </w:p>
    <w:p w14:paraId="2E144408" w14:textId="3D79FFEC" w:rsidR="00A90226" w:rsidRDefault="00A90226"/>
    <w:p w14:paraId="4CAC1155" w14:textId="77777777" w:rsidR="00120DB3" w:rsidRPr="00120DB3" w:rsidRDefault="00120DB3">
      <w:pPr>
        <w:rPr>
          <w:b/>
          <w:bCs/>
          <w:sz w:val="28"/>
          <w:szCs w:val="28"/>
        </w:rPr>
      </w:pPr>
      <w:r w:rsidRPr="00120DB3">
        <w:rPr>
          <w:b/>
          <w:bCs/>
          <w:sz w:val="28"/>
          <w:szCs w:val="28"/>
        </w:rPr>
        <w:t xml:space="preserve">• Question 2: </w:t>
      </w:r>
    </w:p>
    <w:p w14:paraId="2568B128" w14:textId="0F21F309" w:rsidR="00A90226" w:rsidRDefault="00120DB3">
      <w:pPr>
        <w:rPr>
          <w:sz w:val="28"/>
          <w:szCs w:val="28"/>
        </w:rPr>
      </w:pPr>
      <w:r w:rsidRPr="004A09E3">
        <w:rPr>
          <w:sz w:val="28"/>
          <w:szCs w:val="28"/>
        </w:rPr>
        <w:t xml:space="preserve">Explain the core principles of React such as the virtual DOM and </w:t>
      </w:r>
      <w:proofErr w:type="gramStart"/>
      <w:r w:rsidR="004A09E3" w:rsidRPr="004A09E3">
        <w:rPr>
          <w:sz w:val="28"/>
          <w:szCs w:val="28"/>
        </w:rPr>
        <w:t>component based</w:t>
      </w:r>
      <w:proofErr w:type="gramEnd"/>
      <w:r w:rsidRPr="004A09E3">
        <w:rPr>
          <w:sz w:val="28"/>
          <w:szCs w:val="28"/>
        </w:rPr>
        <w:t xml:space="preserve"> architecture.</w:t>
      </w:r>
    </w:p>
    <w:p w14:paraId="1761E9E2" w14:textId="77777777" w:rsidR="007619B6" w:rsidRPr="0064250B" w:rsidRDefault="004A09E3" w:rsidP="007619B6">
      <w:r w:rsidRPr="0064250B">
        <w:sym w:font="Wingdings" w:char="F0E0"/>
      </w:r>
      <w:r w:rsidR="007619B6" w:rsidRPr="0064250B">
        <w:t xml:space="preserve">React is built on a few </w:t>
      </w:r>
      <w:r w:rsidR="007619B6" w:rsidRPr="0064250B">
        <w:rPr>
          <w:b/>
          <w:bCs/>
        </w:rPr>
        <w:t>core principles</w:t>
      </w:r>
      <w:r w:rsidR="007619B6" w:rsidRPr="0064250B">
        <w:t xml:space="preserve"> that make it efficient, reusable, and easy to maintain. Two of the most important are the </w:t>
      </w:r>
      <w:r w:rsidR="007619B6" w:rsidRPr="0064250B">
        <w:rPr>
          <w:b/>
          <w:bCs/>
        </w:rPr>
        <w:t>Virtual DOM</w:t>
      </w:r>
      <w:r w:rsidR="007619B6" w:rsidRPr="0064250B">
        <w:t xml:space="preserve"> and </w:t>
      </w:r>
      <w:r w:rsidR="007619B6" w:rsidRPr="0064250B">
        <w:rPr>
          <w:b/>
          <w:bCs/>
        </w:rPr>
        <w:t>Component-Based Architecture</w:t>
      </w:r>
      <w:r w:rsidR="007619B6" w:rsidRPr="0064250B">
        <w:t>.</w:t>
      </w:r>
    </w:p>
    <w:p w14:paraId="056FE5AA" w14:textId="77777777" w:rsidR="0064250B" w:rsidRPr="0064250B" w:rsidRDefault="0064250B" w:rsidP="0064250B">
      <w:pPr>
        <w:rPr>
          <w:b/>
          <w:bCs/>
        </w:rPr>
      </w:pPr>
      <w:r w:rsidRPr="0064250B">
        <w:rPr>
          <w:b/>
          <w:bCs/>
        </w:rPr>
        <w:t>1. Virtual DOM</w:t>
      </w:r>
    </w:p>
    <w:p w14:paraId="30CA4D9A" w14:textId="77777777" w:rsidR="0064250B" w:rsidRPr="0064250B" w:rsidRDefault="0064250B" w:rsidP="0064250B">
      <w:pPr>
        <w:numPr>
          <w:ilvl w:val="0"/>
          <w:numId w:val="1"/>
        </w:numPr>
      </w:pPr>
      <w:r w:rsidRPr="0064250B">
        <w:t xml:space="preserve">The </w:t>
      </w:r>
      <w:r w:rsidRPr="0064250B">
        <w:rPr>
          <w:b/>
          <w:bCs/>
        </w:rPr>
        <w:t>Virtual DOM (VDOM)</w:t>
      </w:r>
      <w:r w:rsidRPr="0064250B">
        <w:t xml:space="preserve"> is a </w:t>
      </w:r>
      <w:r w:rsidRPr="0064250B">
        <w:rPr>
          <w:b/>
          <w:bCs/>
        </w:rPr>
        <w:t>lightweight copy</w:t>
      </w:r>
      <w:r w:rsidRPr="0064250B">
        <w:t xml:space="preserve"> of the actual DOM in memory.</w:t>
      </w:r>
    </w:p>
    <w:p w14:paraId="5C0FD22D" w14:textId="77777777" w:rsidR="0064250B" w:rsidRPr="0064250B" w:rsidRDefault="0064250B" w:rsidP="0064250B">
      <w:pPr>
        <w:numPr>
          <w:ilvl w:val="0"/>
          <w:numId w:val="1"/>
        </w:numPr>
      </w:pPr>
      <w:r w:rsidRPr="0064250B">
        <w:lastRenderedPageBreak/>
        <w:t xml:space="preserve">When the state of a React component changes, React </w:t>
      </w:r>
      <w:r w:rsidRPr="0064250B">
        <w:rPr>
          <w:b/>
          <w:bCs/>
        </w:rPr>
        <w:t>does not immediately update</w:t>
      </w:r>
      <w:r w:rsidRPr="0064250B">
        <w:t xml:space="preserve"> the real DOM (which is slow).</w:t>
      </w:r>
      <w:r w:rsidRPr="0064250B">
        <w:br/>
        <w:t>Instead, it updates the Virtual DOM first.</w:t>
      </w:r>
    </w:p>
    <w:p w14:paraId="711FE013" w14:textId="77777777" w:rsidR="0064250B" w:rsidRPr="0064250B" w:rsidRDefault="0064250B" w:rsidP="0064250B">
      <w:pPr>
        <w:rPr>
          <w:b/>
          <w:bCs/>
        </w:rPr>
      </w:pPr>
      <w:r w:rsidRPr="0064250B">
        <w:rPr>
          <w:b/>
          <w:bCs/>
        </w:rPr>
        <w:t>2. Component-Based Architecture</w:t>
      </w:r>
    </w:p>
    <w:p w14:paraId="6EE42579" w14:textId="77777777" w:rsidR="0064250B" w:rsidRPr="0064250B" w:rsidRDefault="0064250B" w:rsidP="0064250B">
      <w:pPr>
        <w:numPr>
          <w:ilvl w:val="0"/>
          <w:numId w:val="2"/>
        </w:numPr>
      </w:pPr>
      <w:r w:rsidRPr="0064250B">
        <w:t xml:space="preserve">In React, the UI is divided into </w:t>
      </w:r>
      <w:r w:rsidRPr="0064250B">
        <w:rPr>
          <w:b/>
          <w:bCs/>
        </w:rPr>
        <w:t>small, reusable pieces</w:t>
      </w:r>
      <w:r w:rsidRPr="0064250B">
        <w:t xml:space="preserve"> called </w:t>
      </w:r>
      <w:r w:rsidRPr="0064250B">
        <w:rPr>
          <w:b/>
          <w:bCs/>
        </w:rPr>
        <w:t>components</w:t>
      </w:r>
      <w:r w:rsidRPr="0064250B">
        <w:t>.</w:t>
      </w:r>
    </w:p>
    <w:p w14:paraId="417E7470" w14:textId="77777777" w:rsidR="0064250B" w:rsidRPr="0064250B" w:rsidRDefault="0064250B" w:rsidP="0064250B">
      <w:pPr>
        <w:numPr>
          <w:ilvl w:val="0"/>
          <w:numId w:val="2"/>
        </w:numPr>
      </w:pPr>
      <w:r w:rsidRPr="0064250B">
        <w:t>Each component represents a part of the interface (e.g., a button, header, form, etc.).</w:t>
      </w:r>
    </w:p>
    <w:p w14:paraId="2B45D2AB" w14:textId="77777777" w:rsidR="0064250B" w:rsidRDefault="0064250B" w:rsidP="0064250B">
      <w:pPr>
        <w:numPr>
          <w:ilvl w:val="0"/>
          <w:numId w:val="2"/>
        </w:numPr>
      </w:pPr>
      <w:r w:rsidRPr="0064250B">
        <w:t xml:space="preserve">Components can be </w:t>
      </w:r>
      <w:r w:rsidRPr="0064250B">
        <w:rPr>
          <w:b/>
          <w:bCs/>
        </w:rPr>
        <w:t>nested</w:t>
      </w:r>
      <w:r w:rsidRPr="0064250B">
        <w:t xml:space="preserve">, </w:t>
      </w:r>
      <w:r w:rsidRPr="0064250B">
        <w:rPr>
          <w:b/>
          <w:bCs/>
        </w:rPr>
        <w:t>reused</w:t>
      </w:r>
      <w:r w:rsidRPr="0064250B">
        <w:t xml:space="preserve">, and </w:t>
      </w:r>
      <w:r w:rsidRPr="0064250B">
        <w:rPr>
          <w:b/>
          <w:bCs/>
        </w:rPr>
        <w:t>managed independently</w:t>
      </w:r>
      <w:r w:rsidRPr="0064250B">
        <w:t>.</w:t>
      </w:r>
    </w:p>
    <w:p w14:paraId="1F01A749" w14:textId="77777777" w:rsidR="0064250B" w:rsidRDefault="0064250B" w:rsidP="0064250B"/>
    <w:p w14:paraId="54AC2F04" w14:textId="77777777" w:rsidR="000D7035" w:rsidRPr="000D7035" w:rsidRDefault="000D7035" w:rsidP="0064250B">
      <w:pPr>
        <w:rPr>
          <w:b/>
          <w:bCs/>
          <w:sz w:val="28"/>
          <w:szCs w:val="28"/>
        </w:rPr>
      </w:pPr>
      <w:r w:rsidRPr="000D7035">
        <w:rPr>
          <w:b/>
          <w:bCs/>
          <w:sz w:val="28"/>
          <w:szCs w:val="28"/>
        </w:rPr>
        <w:t xml:space="preserve">• Question 3: </w:t>
      </w:r>
    </w:p>
    <w:p w14:paraId="1EB4DCC2" w14:textId="07EAC5A0" w:rsidR="0064250B" w:rsidRDefault="000D7035" w:rsidP="0064250B">
      <w:pPr>
        <w:rPr>
          <w:sz w:val="28"/>
          <w:szCs w:val="28"/>
        </w:rPr>
      </w:pPr>
      <w:r w:rsidRPr="000D7035">
        <w:rPr>
          <w:sz w:val="28"/>
          <w:szCs w:val="28"/>
        </w:rPr>
        <w:t>What are the advantages of using React.js in web development?</w:t>
      </w:r>
    </w:p>
    <w:p w14:paraId="5B5B940B" w14:textId="7F2908F5" w:rsidR="000D7035" w:rsidRPr="0064250B" w:rsidRDefault="000D7035" w:rsidP="0064250B">
      <w:pPr>
        <w:rPr>
          <w:sz w:val="28"/>
          <w:szCs w:val="28"/>
        </w:rPr>
      </w:pPr>
      <w:r w:rsidRPr="000D7035">
        <w:rPr>
          <w:sz w:val="28"/>
          <w:szCs w:val="28"/>
        </w:rPr>
        <w:sym w:font="Wingdings" w:char="F0E0"/>
      </w:r>
    </w:p>
    <w:p w14:paraId="602DFE65" w14:textId="77777777" w:rsidR="00A70E2B" w:rsidRPr="00A70E2B" w:rsidRDefault="00A70E2B" w:rsidP="00A70E2B">
      <w:pPr>
        <w:rPr>
          <w:b/>
          <w:bCs/>
        </w:rPr>
      </w:pPr>
      <w:r w:rsidRPr="00A70E2B">
        <w:rPr>
          <w:b/>
          <w:bCs/>
        </w:rPr>
        <w:t>1. Component-Based Architecture</w:t>
      </w:r>
    </w:p>
    <w:p w14:paraId="5F85532A" w14:textId="77777777" w:rsidR="00A70E2B" w:rsidRPr="00A70E2B" w:rsidRDefault="00A70E2B" w:rsidP="00A70E2B">
      <w:pPr>
        <w:numPr>
          <w:ilvl w:val="0"/>
          <w:numId w:val="3"/>
        </w:numPr>
      </w:pPr>
      <w:r w:rsidRPr="00A70E2B">
        <w:t xml:space="preserve">React allows you to build applications using </w:t>
      </w:r>
      <w:r w:rsidRPr="00A70E2B">
        <w:rPr>
          <w:b/>
          <w:bCs/>
        </w:rPr>
        <w:t>independent, reusable components</w:t>
      </w:r>
      <w:r w:rsidRPr="00A70E2B">
        <w:t>.</w:t>
      </w:r>
    </w:p>
    <w:p w14:paraId="18D4505F" w14:textId="77777777" w:rsidR="00A70E2B" w:rsidRPr="00A70E2B" w:rsidRDefault="00A70E2B" w:rsidP="00A70E2B">
      <w:pPr>
        <w:numPr>
          <w:ilvl w:val="0"/>
          <w:numId w:val="3"/>
        </w:numPr>
      </w:pPr>
      <w:r w:rsidRPr="00A70E2B">
        <w:t xml:space="preserve">This makes the code </w:t>
      </w:r>
      <w:r w:rsidRPr="00A70E2B">
        <w:rPr>
          <w:b/>
          <w:bCs/>
        </w:rPr>
        <w:t>modular, maintainable, and easy to test</w:t>
      </w:r>
      <w:r w:rsidRPr="00A70E2B">
        <w:t>.</w:t>
      </w:r>
    </w:p>
    <w:p w14:paraId="62075545" w14:textId="77777777" w:rsidR="00A70E2B" w:rsidRPr="00A70E2B" w:rsidRDefault="00A70E2B" w:rsidP="00A70E2B">
      <w:pPr>
        <w:rPr>
          <w:b/>
          <w:bCs/>
        </w:rPr>
      </w:pPr>
      <w:r w:rsidRPr="00A70E2B">
        <w:rPr>
          <w:b/>
          <w:bCs/>
        </w:rPr>
        <w:t>2. Virtual DOM for Better Performance</w:t>
      </w:r>
    </w:p>
    <w:p w14:paraId="4E5F1BA5" w14:textId="77777777" w:rsidR="00A70E2B" w:rsidRPr="00A70E2B" w:rsidRDefault="00A70E2B" w:rsidP="00A70E2B">
      <w:pPr>
        <w:numPr>
          <w:ilvl w:val="0"/>
          <w:numId w:val="4"/>
        </w:numPr>
      </w:pPr>
      <w:r w:rsidRPr="00A70E2B">
        <w:t xml:space="preserve">React uses a </w:t>
      </w:r>
      <w:r w:rsidRPr="00A70E2B">
        <w:rPr>
          <w:b/>
          <w:bCs/>
        </w:rPr>
        <w:t>Virtual DOM</w:t>
      </w:r>
      <w:r w:rsidRPr="00A70E2B">
        <w:t xml:space="preserve"> to efficiently update only the parts of the page that change, instead of re-rendering the entire DOM.</w:t>
      </w:r>
    </w:p>
    <w:p w14:paraId="31B47224" w14:textId="77777777" w:rsidR="00A70E2B" w:rsidRPr="00A70E2B" w:rsidRDefault="00A70E2B" w:rsidP="00A70E2B">
      <w:pPr>
        <w:numPr>
          <w:ilvl w:val="0"/>
          <w:numId w:val="4"/>
        </w:numPr>
      </w:pPr>
      <w:r w:rsidRPr="00A70E2B">
        <w:t xml:space="preserve">This results in </w:t>
      </w:r>
      <w:r w:rsidRPr="00A70E2B">
        <w:rPr>
          <w:b/>
          <w:bCs/>
        </w:rPr>
        <w:t>faster rendering</w:t>
      </w:r>
      <w:r w:rsidRPr="00A70E2B">
        <w:t xml:space="preserve"> and </w:t>
      </w:r>
      <w:r w:rsidRPr="00A70E2B">
        <w:rPr>
          <w:b/>
          <w:bCs/>
        </w:rPr>
        <w:t>improved performance</w:t>
      </w:r>
      <w:r w:rsidRPr="00A70E2B">
        <w:t>.</w:t>
      </w:r>
    </w:p>
    <w:p w14:paraId="72FE8F7D" w14:textId="77777777" w:rsidR="00A70E2B" w:rsidRPr="00A70E2B" w:rsidRDefault="00A70E2B" w:rsidP="00A70E2B">
      <w:pPr>
        <w:rPr>
          <w:b/>
          <w:bCs/>
        </w:rPr>
      </w:pPr>
      <w:r w:rsidRPr="00A70E2B">
        <w:rPr>
          <w:b/>
          <w:bCs/>
        </w:rPr>
        <w:t>3. Reusability of Components</w:t>
      </w:r>
    </w:p>
    <w:p w14:paraId="2AD3A33A" w14:textId="77777777" w:rsidR="00A70E2B" w:rsidRPr="00A70E2B" w:rsidRDefault="00A70E2B" w:rsidP="00A70E2B">
      <w:pPr>
        <w:numPr>
          <w:ilvl w:val="0"/>
          <w:numId w:val="5"/>
        </w:numPr>
      </w:pPr>
      <w:r w:rsidRPr="00A70E2B">
        <w:t>Components can be reused across different parts of an application.</w:t>
      </w:r>
    </w:p>
    <w:p w14:paraId="1429A271" w14:textId="77777777" w:rsidR="00A70E2B" w:rsidRPr="00A70E2B" w:rsidRDefault="00A70E2B" w:rsidP="00A70E2B">
      <w:pPr>
        <w:numPr>
          <w:ilvl w:val="0"/>
          <w:numId w:val="5"/>
        </w:numPr>
      </w:pPr>
      <w:r w:rsidRPr="00A70E2B">
        <w:t xml:space="preserve">This reduces </w:t>
      </w:r>
      <w:r w:rsidRPr="00A70E2B">
        <w:rPr>
          <w:b/>
          <w:bCs/>
        </w:rPr>
        <w:t>code duplication</w:t>
      </w:r>
      <w:r w:rsidRPr="00A70E2B">
        <w:t xml:space="preserve"> and </w:t>
      </w:r>
      <w:r w:rsidRPr="00A70E2B">
        <w:rPr>
          <w:b/>
          <w:bCs/>
        </w:rPr>
        <w:t>development time</w:t>
      </w:r>
      <w:r w:rsidRPr="00A70E2B">
        <w:t>.</w:t>
      </w:r>
    </w:p>
    <w:p w14:paraId="4D1817BC" w14:textId="77777777" w:rsidR="00A70E2B" w:rsidRPr="00A70E2B" w:rsidRDefault="00A70E2B" w:rsidP="00A70E2B">
      <w:pPr>
        <w:rPr>
          <w:b/>
          <w:bCs/>
        </w:rPr>
      </w:pPr>
      <w:r w:rsidRPr="00A70E2B">
        <w:rPr>
          <w:b/>
          <w:bCs/>
        </w:rPr>
        <w:t>4. Declarative UI</w:t>
      </w:r>
    </w:p>
    <w:p w14:paraId="305377FE" w14:textId="77777777" w:rsidR="00A70E2B" w:rsidRPr="00A70E2B" w:rsidRDefault="00A70E2B" w:rsidP="00A70E2B">
      <w:pPr>
        <w:numPr>
          <w:ilvl w:val="0"/>
          <w:numId w:val="6"/>
        </w:numPr>
      </w:pPr>
      <w:r w:rsidRPr="00A70E2B">
        <w:t xml:space="preserve">React uses a </w:t>
      </w:r>
      <w:r w:rsidRPr="00A70E2B">
        <w:rPr>
          <w:b/>
          <w:bCs/>
        </w:rPr>
        <w:t>declarative approach</w:t>
      </w:r>
      <w:r w:rsidRPr="00A70E2B">
        <w:t xml:space="preserve">, meaning you describe </w:t>
      </w:r>
      <w:r w:rsidRPr="00A70E2B">
        <w:rPr>
          <w:i/>
          <w:iCs/>
        </w:rPr>
        <w:t>what the UI should look like</w:t>
      </w:r>
      <w:r w:rsidRPr="00A70E2B">
        <w:t>, and React takes care of updating it.</w:t>
      </w:r>
    </w:p>
    <w:p w14:paraId="0D2F05F2" w14:textId="77777777" w:rsidR="00A70E2B" w:rsidRPr="00A70E2B" w:rsidRDefault="00A70E2B" w:rsidP="00A70E2B">
      <w:pPr>
        <w:numPr>
          <w:ilvl w:val="0"/>
          <w:numId w:val="6"/>
        </w:numPr>
      </w:pPr>
      <w:r w:rsidRPr="00A70E2B">
        <w:t xml:space="preserve">This makes the code more </w:t>
      </w:r>
      <w:r w:rsidRPr="00A70E2B">
        <w:rPr>
          <w:b/>
          <w:bCs/>
        </w:rPr>
        <w:t>predictable and easier to debug</w:t>
      </w:r>
      <w:r w:rsidRPr="00A70E2B">
        <w:t>.</w:t>
      </w:r>
    </w:p>
    <w:p w14:paraId="0D760722" w14:textId="77777777" w:rsidR="00A70E2B" w:rsidRPr="00A70E2B" w:rsidRDefault="00A70E2B" w:rsidP="00A70E2B">
      <w:pPr>
        <w:rPr>
          <w:b/>
          <w:bCs/>
        </w:rPr>
      </w:pPr>
      <w:r w:rsidRPr="00A70E2B">
        <w:rPr>
          <w:b/>
          <w:bCs/>
        </w:rPr>
        <w:t>5. Strong Community and Ecosystem</w:t>
      </w:r>
    </w:p>
    <w:p w14:paraId="03FC48D2" w14:textId="77777777" w:rsidR="00A70E2B" w:rsidRPr="00A70E2B" w:rsidRDefault="00A70E2B" w:rsidP="00A70E2B">
      <w:pPr>
        <w:numPr>
          <w:ilvl w:val="0"/>
          <w:numId w:val="7"/>
        </w:numPr>
      </w:pPr>
      <w:r w:rsidRPr="00A70E2B">
        <w:t xml:space="preserve">React has a </w:t>
      </w:r>
      <w:r w:rsidRPr="00A70E2B">
        <w:rPr>
          <w:b/>
          <w:bCs/>
        </w:rPr>
        <w:t>large developer community</w:t>
      </w:r>
      <w:r w:rsidRPr="00A70E2B">
        <w:t xml:space="preserve">, </w:t>
      </w:r>
      <w:r w:rsidRPr="00A70E2B">
        <w:rPr>
          <w:b/>
          <w:bCs/>
        </w:rPr>
        <w:t>rich documentation</w:t>
      </w:r>
      <w:r w:rsidRPr="00A70E2B">
        <w:t xml:space="preserve">, and </w:t>
      </w:r>
      <w:r w:rsidRPr="00A70E2B">
        <w:rPr>
          <w:b/>
          <w:bCs/>
        </w:rPr>
        <w:t>numerous third-party libraries</w:t>
      </w:r>
      <w:r w:rsidRPr="00A70E2B">
        <w:t xml:space="preserve"> that make development faster and easier.</w:t>
      </w:r>
    </w:p>
    <w:p w14:paraId="4A3BD099" w14:textId="58BD1966" w:rsidR="009C499D" w:rsidRPr="009C499D" w:rsidRDefault="009C499D">
      <w:pPr>
        <w:rPr>
          <w:b/>
          <w:bCs/>
          <w:sz w:val="32"/>
          <w:szCs w:val="32"/>
        </w:rPr>
      </w:pPr>
      <w:r w:rsidRPr="009C499D">
        <w:rPr>
          <w:b/>
          <w:bCs/>
          <w:sz w:val="32"/>
          <w:szCs w:val="32"/>
        </w:rPr>
        <w:lastRenderedPageBreak/>
        <w:t xml:space="preserve">                                              </w:t>
      </w:r>
      <w:r>
        <w:rPr>
          <w:b/>
          <w:bCs/>
          <w:sz w:val="32"/>
          <w:szCs w:val="32"/>
        </w:rPr>
        <w:t xml:space="preserve">  </w:t>
      </w:r>
      <w:r w:rsidRPr="009C499D">
        <w:rPr>
          <w:b/>
          <w:bCs/>
          <w:sz w:val="32"/>
          <w:szCs w:val="32"/>
        </w:rPr>
        <w:t xml:space="preserve">JSX (JavaScript XML) </w:t>
      </w:r>
    </w:p>
    <w:p w14:paraId="443756C4" w14:textId="1F8847EB" w:rsidR="004A09E3" w:rsidRDefault="009C499D">
      <w:pPr>
        <w:rPr>
          <w:b/>
          <w:bCs/>
        </w:rPr>
      </w:pPr>
      <w:r w:rsidRPr="009C499D">
        <w:rPr>
          <w:b/>
          <w:bCs/>
        </w:rPr>
        <w:t>THEORY EXERCISE</w:t>
      </w:r>
    </w:p>
    <w:p w14:paraId="0C40042D" w14:textId="77777777" w:rsidR="00D0363A" w:rsidRDefault="00D0363A">
      <w:pPr>
        <w:rPr>
          <w:b/>
          <w:bCs/>
        </w:rPr>
      </w:pPr>
      <w:r w:rsidRPr="00D0363A">
        <w:rPr>
          <w:b/>
          <w:bCs/>
        </w:rPr>
        <w:t xml:space="preserve">• Question 1: </w:t>
      </w:r>
    </w:p>
    <w:p w14:paraId="11A40632" w14:textId="52F4968A" w:rsidR="009C499D" w:rsidRDefault="00D0363A">
      <w:pPr>
        <w:rPr>
          <w:sz w:val="28"/>
          <w:szCs w:val="28"/>
        </w:rPr>
      </w:pPr>
      <w:r w:rsidRPr="00D0363A">
        <w:rPr>
          <w:sz w:val="28"/>
          <w:szCs w:val="28"/>
        </w:rPr>
        <w:t>What is JSX in React.js? Why is it used?</w:t>
      </w:r>
    </w:p>
    <w:p w14:paraId="616374F8" w14:textId="77777777" w:rsidR="00EA15BE" w:rsidRPr="00A6369F" w:rsidRDefault="00D0363A" w:rsidP="00EA15BE">
      <w:pPr>
        <w:numPr>
          <w:ilvl w:val="0"/>
          <w:numId w:val="8"/>
        </w:numPr>
      </w:pPr>
      <w:r w:rsidRPr="00A6369F">
        <w:sym w:font="Wingdings" w:char="F0E0"/>
      </w:r>
      <w:r w:rsidR="00EA15BE" w:rsidRPr="00A6369F">
        <w:rPr>
          <w:b/>
          <w:bCs/>
        </w:rPr>
        <w:t>JSX (JavaScript XML)</w:t>
      </w:r>
      <w:r w:rsidR="00EA15BE" w:rsidRPr="00A6369F">
        <w:t xml:space="preserve"> is a </w:t>
      </w:r>
      <w:r w:rsidR="00EA15BE" w:rsidRPr="00A6369F">
        <w:rPr>
          <w:b/>
          <w:bCs/>
        </w:rPr>
        <w:t>syntax extension for JavaScript</w:t>
      </w:r>
      <w:r w:rsidR="00EA15BE" w:rsidRPr="00A6369F">
        <w:t xml:space="preserve"> used in React.</w:t>
      </w:r>
    </w:p>
    <w:p w14:paraId="3F8B3F3C" w14:textId="77777777" w:rsidR="00EA15BE" w:rsidRPr="00EA15BE" w:rsidRDefault="00EA15BE" w:rsidP="00EA15BE">
      <w:pPr>
        <w:numPr>
          <w:ilvl w:val="0"/>
          <w:numId w:val="8"/>
        </w:numPr>
      </w:pPr>
      <w:r w:rsidRPr="00EA15BE">
        <w:t xml:space="preserve">It allows developers to </w:t>
      </w:r>
      <w:r w:rsidRPr="00EA15BE">
        <w:rPr>
          <w:b/>
          <w:bCs/>
        </w:rPr>
        <w:t>write HTML-like code inside JavaScript</w:t>
      </w:r>
      <w:r w:rsidRPr="00EA15BE">
        <w:t>.</w:t>
      </w:r>
    </w:p>
    <w:p w14:paraId="5C05C546" w14:textId="77777777" w:rsidR="00EA15BE" w:rsidRPr="00EA15BE" w:rsidRDefault="00EA15BE" w:rsidP="00EA15BE">
      <w:pPr>
        <w:numPr>
          <w:ilvl w:val="0"/>
          <w:numId w:val="8"/>
        </w:numPr>
      </w:pPr>
      <w:r w:rsidRPr="00EA15BE">
        <w:t>JSX makes it easier to create and visualize the structure of the user interface (UI).</w:t>
      </w:r>
    </w:p>
    <w:p w14:paraId="005E43CF" w14:textId="77777777" w:rsidR="00CF42BA" w:rsidRPr="00CF42BA" w:rsidRDefault="00CF42BA" w:rsidP="00CF42BA">
      <w:pPr>
        <w:rPr>
          <w:b/>
          <w:bCs/>
        </w:rPr>
      </w:pPr>
      <w:r w:rsidRPr="00CF42BA">
        <w:rPr>
          <w:b/>
          <w:bCs/>
        </w:rPr>
        <w:t>Why is JSX Used?</w:t>
      </w:r>
    </w:p>
    <w:p w14:paraId="3B5BFF6B" w14:textId="77777777" w:rsidR="00CF42BA" w:rsidRPr="00CF42BA" w:rsidRDefault="00CF42BA" w:rsidP="00CF42BA">
      <w:pPr>
        <w:numPr>
          <w:ilvl w:val="0"/>
          <w:numId w:val="9"/>
        </w:numPr>
      </w:pPr>
      <w:r w:rsidRPr="00CF42BA">
        <w:rPr>
          <w:b/>
          <w:bCs/>
        </w:rPr>
        <w:t>Simplifies UI Development</w:t>
      </w:r>
    </w:p>
    <w:p w14:paraId="53626D95" w14:textId="77777777" w:rsidR="00CF42BA" w:rsidRPr="00CF42BA" w:rsidRDefault="00CF42BA" w:rsidP="00CF42BA">
      <w:pPr>
        <w:numPr>
          <w:ilvl w:val="1"/>
          <w:numId w:val="9"/>
        </w:numPr>
      </w:pPr>
      <w:r w:rsidRPr="00CF42BA">
        <w:t xml:space="preserve">JSX allows developers to </w:t>
      </w:r>
      <w:r w:rsidRPr="00CF42BA">
        <w:rPr>
          <w:b/>
          <w:bCs/>
        </w:rPr>
        <w:t>write UI components</w:t>
      </w:r>
      <w:r w:rsidRPr="00CF42BA">
        <w:t xml:space="preserve"> in a way that closely resembles HTML, making code </w:t>
      </w:r>
      <w:r w:rsidRPr="00CF42BA">
        <w:rPr>
          <w:b/>
          <w:bCs/>
        </w:rPr>
        <w:t>more readable and intuitive</w:t>
      </w:r>
      <w:r w:rsidRPr="00CF42BA">
        <w:t>.</w:t>
      </w:r>
    </w:p>
    <w:p w14:paraId="0212E0D3" w14:textId="77777777" w:rsidR="00CF42BA" w:rsidRPr="00CF42BA" w:rsidRDefault="00CF42BA" w:rsidP="00CF42BA">
      <w:pPr>
        <w:numPr>
          <w:ilvl w:val="0"/>
          <w:numId w:val="9"/>
        </w:numPr>
      </w:pPr>
      <w:r w:rsidRPr="00CF42BA">
        <w:rPr>
          <w:b/>
          <w:bCs/>
        </w:rPr>
        <w:t>Combines Logic and Layout</w:t>
      </w:r>
    </w:p>
    <w:p w14:paraId="29479D26" w14:textId="77777777" w:rsidR="00CF42BA" w:rsidRPr="00CF42BA" w:rsidRDefault="00CF42BA" w:rsidP="00CF42BA">
      <w:pPr>
        <w:numPr>
          <w:ilvl w:val="1"/>
          <w:numId w:val="9"/>
        </w:numPr>
      </w:pPr>
      <w:r w:rsidRPr="00CF42BA">
        <w:t xml:space="preserve">You can include </w:t>
      </w:r>
      <w:r w:rsidRPr="00CF42BA">
        <w:rPr>
          <w:b/>
          <w:bCs/>
        </w:rPr>
        <w:t>JavaScript expressions</w:t>
      </w:r>
      <w:r w:rsidRPr="00CF42BA">
        <w:t xml:space="preserve"> directly inside JSX using {}.</w:t>
      </w:r>
      <w:r w:rsidRPr="00CF42BA">
        <w:br/>
        <w:t>Example:</w:t>
      </w:r>
    </w:p>
    <w:p w14:paraId="0A0F3237" w14:textId="0C315AFC" w:rsidR="00A6369F" w:rsidRPr="00A6369F" w:rsidRDefault="00A6369F" w:rsidP="007E635A">
      <w:pPr>
        <w:pStyle w:val="ListParagraph"/>
        <w:numPr>
          <w:ilvl w:val="0"/>
          <w:numId w:val="9"/>
        </w:numPr>
      </w:pPr>
      <w:r w:rsidRPr="007E635A">
        <w:rPr>
          <w:b/>
          <w:bCs/>
        </w:rPr>
        <w:t>Improves Code Readability and Maintainability</w:t>
      </w:r>
    </w:p>
    <w:p w14:paraId="04061132" w14:textId="77777777" w:rsidR="00A6369F" w:rsidRPr="00A6369F" w:rsidRDefault="00A6369F" w:rsidP="00A6369F">
      <w:pPr>
        <w:numPr>
          <w:ilvl w:val="0"/>
          <w:numId w:val="10"/>
        </w:numPr>
      </w:pPr>
      <w:r w:rsidRPr="00A6369F">
        <w:t xml:space="preserve">JSX keeps the </w:t>
      </w:r>
      <w:r w:rsidRPr="00A6369F">
        <w:rPr>
          <w:b/>
          <w:bCs/>
        </w:rPr>
        <w:t>component structure clear</w:t>
      </w:r>
      <w:r w:rsidRPr="00A6369F">
        <w:t>, combining markup and logic in one place.</w:t>
      </w:r>
    </w:p>
    <w:p w14:paraId="77CE5AE4" w14:textId="1FB476D8" w:rsidR="00A6369F" w:rsidRPr="00A6369F" w:rsidRDefault="00A6369F" w:rsidP="007E635A">
      <w:pPr>
        <w:pStyle w:val="ListParagraph"/>
        <w:numPr>
          <w:ilvl w:val="0"/>
          <w:numId w:val="9"/>
        </w:numPr>
      </w:pPr>
      <w:r w:rsidRPr="00A6369F">
        <w:t xml:space="preserve">  </w:t>
      </w:r>
      <w:r w:rsidRPr="007E635A">
        <w:rPr>
          <w:b/>
          <w:bCs/>
        </w:rPr>
        <w:t>Helps with Compile-Time Checks</w:t>
      </w:r>
    </w:p>
    <w:p w14:paraId="4281D1B7" w14:textId="77777777" w:rsidR="00A6369F" w:rsidRDefault="00A6369F" w:rsidP="00A6369F">
      <w:pPr>
        <w:numPr>
          <w:ilvl w:val="0"/>
          <w:numId w:val="11"/>
        </w:numPr>
      </w:pPr>
      <w:r w:rsidRPr="00A6369F">
        <w:t xml:space="preserve">JSX can catch </w:t>
      </w:r>
      <w:r w:rsidRPr="00A6369F">
        <w:rPr>
          <w:b/>
          <w:bCs/>
        </w:rPr>
        <w:t>syntax errors</w:t>
      </w:r>
      <w:r w:rsidRPr="00A6369F">
        <w:t xml:space="preserve"> during compilation before the code runs.</w:t>
      </w:r>
    </w:p>
    <w:p w14:paraId="75BC7034" w14:textId="77777777" w:rsidR="007E635A" w:rsidRDefault="007E635A" w:rsidP="007E635A"/>
    <w:p w14:paraId="15ABD1EC" w14:textId="77777777" w:rsidR="00AD679A" w:rsidRPr="00AD679A" w:rsidRDefault="00AD679A" w:rsidP="007E635A">
      <w:pPr>
        <w:rPr>
          <w:b/>
          <w:bCs/>
        </w:rPr>
      </w:pPr>
      <w:r w:rsidRPr="00AD679A">
        <w:rPr>
          <w:b/>
          <w:bCs/>
        </w:rPr>
        <w:t xml:space="preserve">• Question 2: </w:t>
      </w:r>
    </w:p>
    <w:p w14:paraId="250874A0" w14:textId="4B68E8D5" w:rsidR="007E635A" w:rsidRDefault="00AD679A" w:rsidP="007E635A">
      <w:pPr>
        <w:rPr>
          <w:sz w:val="28"/>
          <w:szCs w:val="28"/>
        </w:rPr>
      </w:pPr>
      <w:r w:rsidRPr="008A3237">
        <w:rPr>
          <w:sz w:val="28"/>
          <w:szCs w:val="28"/>
        </w:rPr>
        <w:t>How is JSX different from regular JavaScript? Can you write JavaScript inside</w:t>
      </w:r>
      <w:r w:rsidR="003B236C">
        <w:rPr>
          <w:sz w:val="28"/>
          <w:szCs w:val="28"/>
        </w:rPr>
        <w:t xml:space="preserve"> </w:t>
      </w:r>
      <w:r w:rsidRPr="008A3237">
        <w:rPr>
          <w:sz w:val="28"/>
          <w:szCs w:val="28"/>
        </w:rPr>
        <w:t>JSX?</w:t>
      </w:r>
    </w:p>
    <w:p w14:paraId="26651FD9" w14:textId="77777777" w:rsidR="008A3237" w:rsidRPr="000904D0" w:rsidRDefault="008A3237" w:rsidP="007E635A">
      <w:r w:rsidRPr="000904D0">
        <w:sym w:font="Wingdings" w:char="F0E0"/>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2"/>
        <w:gridCol w:w="3885"/>
        <w:gridCol w:w="3709"/>
      </w:tblGrid>
      <w:tr w:rsidR="008A3237" w:rsidRPr="008A3237" w14:paraId="70F81EA6" w14:textId="77777777">
        <w:trPr>
          <w:tblHeader/>
          <w:tblCellSpacing w:w="15" w:type="dxa"/>
        </w:trPr>
        <w:tc>
          <w:tcPr>
            <w:tcW w:w="0" w:type="auto"/>
            <w:vAlign w:val="center"/>
            <w:hideMark/>
          </w:tcPr>
          <w:p w14:paraId="108393E3" w14:textId="77777777" w:rsidR="008A3237" w:rsidRPr="008A3237" w:rsidRDefault="008A3237" w:rsidP="008A3237">
            <w:pPr>
              <w:rPr>
                <w:b/>
                <w:bCs/>
              </w:rPr>
            </w:pPr>
            <w:r w:rsidRPr="008A3237">
              <w:rPr>
                <w:b/>
                <w:bCs/>
              </w:rPr>
              <w:t>Feature</w:t>
            </w:r>
          </w:p>
        </w:tc>
        <w:tc>
          <w:tcPr>
            <w:tcW w:w="0" w:type="auto"/>
            <w:vAlign w:val="center"/>
            <w:hideMark/>
          </w:tcPr>
          <w:p w14:paraId="22CD2CF4" w14:textId="77777777" w:rsidR="008A3237" w:rsidRPr="008A3237" w:rsidRDefault="008A3237" w:rsidP="008A3237">
            <w:pPr>
              <w:rPr>
                <w:b/>
                <w:bCs/>
              </w:rPr>
            </w:pPr>
            <w:r w:rsidRPr="008A3237">
              <w:rPr>
                <w:b/>
                <w:bCs/>
              </w:rPr>
              <w:t>JSX</w:t>
            </w:r>
          </w:p>
        </w:tc>
        <w:tc>
          <w:tcPr>
            <w:tcW w:w="0" w:type="auto"/>
            <w:vAlign w:val="center"/>
            <w:hideMark/>
          </w:tcPr>
          <w:p w14:paraId="34425D0A" w14:textId="77777777" w:rsidR="008A3237" w:rsidRPr="008A3237" w:rsidRDefault="008A3237" w:rsidP="008A3237">
            <w:pPr>
              <w:rPr>
                <w:b/>
                <w:bCs/>
              </w:rPr>
            </w:pPr>
            <w:r w:rsidRPr="008A3237">
              <w:rPr>
                <w:b/>
                <w:bCs/>
              </w:rPr>
              <w:t>Regular JavaScript</w:t>
            </w:r>
          </w:p>
        </w:tc>
      </w:tr>
      <w:tr w:rsidR="008A3237" w:rsidRPr="008A3237" w14:paraId="30A5846D" w14:textId="77777777">
        <w:trPr>
          <w:tblCellSpacing w:w="15" w:type="dxa"/>
        </w:trPr>
        <w:tc>
          <w:tcPr>
            <w:tcW w:w="0" w:type="auto"/>
            <w:vAlign w:val="center"/>
            <w:hideMark/>
          </w:tcPr>
          <w:p w14:paraId="79BCB439" w14:textId="77777777" w:rsidR="008A3237" w:rsidRPr="008A3237" w:rsidRDefault="008A3237" w:rsidP="008A3237">
            <w:r w:rsidRPr="008A3237">
              <w:rPr>
                <w:b/>
                <w:bCs/>
              </w:rPr>
              <w:t>Syntax</w:t>
            </w:r>
          </w:p>
        </w:tc>
        <w:tc>
          <w:tcPr>
            <w:tcW w:w="0" w:type="auto"/>
            <w:vAlign w:val="center"/>
            <w:hideMark/>
          </w:tcPr>
          <w:p w14:paraId="575ADA87" w14:textId="77777777" w:rsidR="008A3237" w:rsidRPr="008A3237" w:rsidRDefault="008A3237" w:rsidP="008A3237">
            <w:r w:rsidRPr="008A3237">
              <w:t xml:space="preserve">Looks like </w:t>
            </w:r>
            <w:r w:rsidRPr="008A3237">
              <w:rPr>
                <w:b/>
                <w:bCs/>
              </w:rPr>
              <w:t>HTML inside JavaScript</w:t>
            </w:r>
          </w:p>
        </w:tc>
        <w:tc>
          <w:tcPr>
            <w:tcW w:w="0" w:type="auto"/>
            <w:vAlign w:val="center"/>
            <w:hideMark/>
          </w:tcPr>
          <w:p w14:paraId="537E5591" w14:textId="77777777" w:rsidR="008A3237" w:rsidRPr="008A3237" w:rsidRDefault="008A3237" w:rsidP="008A3237">
            <w:r w:rsidRPr="008A3237">
              <w:t xml:space="preserve">Uses </w:t>
            </w:r>
            <w:r w:rsidRPr="008A3237">
              <w:rPr>
                <w:b/>
                <w:bCs/>
              </w:rPr>
              <w:t>pure JavaScript syntax</w:t>
            </w:r>
          </w:p>
        </w:tc>
      </w:tr>
      <w:tr w:rsidR="008A3237" w:rsidRPr="008A3237" w14:paraId="6338C5E4" w14:textId="77777777">
        <w:trPr>
          <w:tblCellSpacing w:w="15" w:type="dxa"/>
        </w:trPr>
        <w:tc>
          <w:tcPr>
            <w:tcW w:w="0" w:type="auto"/>
            <w:vAlign w:val="center"/>
            <w:hideMark/>
          </w:tcPr>
          <w:p w14:paraId="58D620E3" w14:textId="77777777" w:rsidR="008A3237" w:rsidRPr="008A3237" w:rsidRDefault="008A3237" w:rsidP="008A3237">
            <w:r w:rsidRPr="008A3237">
              <w:rPr>
                <w:b/>
                <w:bCs/>
              </w:rPr>
              <w:t>Purpose</w:t>
            </w:r>
          </w:p>
        </w:tc>
        <w:tc>
          <w:tcPr>
            <w:tcW w:w="0" w:type="auto"/>
            <w:vAlign w:val="center"/>
            <w:hideMark/>
          </w:tcPr>
          <w:p w14:paraId="29B895C2" w14:textId="77777777" w:rsidR="008A3237" w:rsidRPr="008A3237" w:rsidRDefault="008A3237" w:rsidP="008A3237">
            <w:r w:rsidRPr="008A3237">
              <w:t xml:space="preserve">Used to </w:t>
            </w:r>
            <w:r w:rsidRPr="008A3237">
              <w:rPr>
                <w:b/>
                <w:bCs/>
              </w:rPr>
              <w:t>describe the UI</w:t>
            </w:r>
            <w:r w:rsidRPr="008A3237">
              <w:t xml:space="preserve"> in React components</w:t>
            </w:r>
          </w:p>
        </w:tc>
        <w:tc>
          <w:tcPr>
            <w:tcW w:w="0" w:type="auto"/>
            <w:vAlign w:val="center"/>
            <w:hideMark/>
          </w:tcPr>
          <w:p w14:paraId="2955FF88" w14:textId="77777777" w:rsidR="008A3237" w:rsidRPr="008A3237" w:rsidRDefault="008A3237" w:rsidP="008A3237">
            <w:r w:rsidRPr="008A3237">
              <w:t xml:space="preserve">Used to </w:t>
            </w:r>
            <w:r w:rsidRPr="008A3237">
              <w:rPr>
                <w:b/>
                <w:bCs/>
              </w:rPr>
              <w:t>write logic, functions, and data operations</w:t>
            </w:r>
          </w:p>
        </w:tc>
      </w:tr>
      <w:tr w:rsidR="008A3237" w:rsidRPr="008A3237" w14:paraId="685BAE35" w14:textId="77777777">
        <w:trPr>
          <w:tblCellSpacing w:w="15" w:type="dxa"/>
        </w:trPr>
        <w:tc>
          <w:tcPr>
            <w:tcW w:w="0" w:type="auto"/>
            <w:vAlign w:val="center"/>
            <w:hideMark/>
          </w:tcPr>
          <w:p w14:paraId="140CB298" w14:textId="77777777" w:rsidR="008A3237" w:rsidRPr="008A3237" w:rsidRDefault="008A3237" w:rsidP="008A3237">
            <w:r w:rsidRPr="008A3237">
              <w:rPr>
                <w:b/>
                <w:bCs/>
              </w:rPr>
              <w:lastRenderedPageBreak/>
              <w:t>Compilation</w:t>
            </w:r>
          </w:p>
        </w:tc>
        <w:tc>
          <w:tcPr>
            <w:tcW w:w="0" w:type="auto"/>
            <w:vAlign w:val="center"/>
            <w:hideMark/>
          </w:tcPr>
          <w:p w14:paraId="462C20E0" w14:textId="77777777" w:rsidR="008A3237" w:rsidRPr="008A3237" w:rsidRDefault="008A3237" w:rsidP="008A3237">
            <w:r w:rsidRPr="008A3237">
              <w:t xml:space="preserve">Needs to be </w:t>
            </w:r>
            <w:r w:rsidRPr="008A3237">
              <w:rPr>
                <w:b/>
                <w:bCs/>
              </w:rPr>
              <w:t>compiled (by Babel)</w:t>
            </w:r>
            <w:r w:rsidRPr="008A3237">
              <w:t xml:space="preserve"> into React.createElement() calls</w:t>
            </w:r>
          </w:p>
        </w:tc>
        <w:tc>
          <w:tcPr>
            <w:tcW w:w="0" w:type="auto"/>
            <w:vAlign w:val="center"/>
            <w:hideMark/>
          </w:tcPr>
          <w:p w14:paraId="25F5F8EF" w14:textId="77777777" w:rsidR="008A3237" w:rsidRPr="008A3237" w:rsidRDefault="008A3237" w:rsidP="008A3237">
            <w:r w:rsidRPr="008A3237">
              <w:t xml:space="preserve">Runs </w:t>
            </w:r>
            <w:r w:rsidRPr="008A3237">
              <w:rPr>
                <w:b/>
                <w:bCs/>
              </w:rPr>
              <w:t>directly in the browser</w:t>
            </w:r>
            <w:r w:rsidRPr="008A3237">
              <w:t xml:space="preserve"> (no compilation needed)</w:t>
            </w:r>
          </w:p>
        </w:tc>
      </w:tr>
      <w:tr w:rsidR="008A3237" w:rsidRPr="008A3237" w14:paraId="4DF5BA1A" w14:textId="77777777">
        <w:trPr>
          <w:tblCellSpacing w:w="15" w:type="dxa"/>
        </w:trPr>
        <w:tc>
          <w:tcPr>
            <w:tcW w:w="0" w:type="auto"/>
            <w:vAlign w:val="center"/>
            <w:hideMark/>
          </w:tcPr>
          <w:p w14:paraId="21C58AE0" w14:textId="77777777" w:rsidR="008A3237" w:rsidRPr="008A3237" w:rsidRDefault="008A3237" w:rsidP="008A3237">
            <w:r w:rsidRPr="008A3237">
              <w:rPr>
                <w:b/>
                <w:bCs/>
              </w:rPr>
              <w:t>Example</w:t>
            </w:r>
          </w:p>
        </w:tc>
        <w:tc>
          <w:tcPr>
            <w:tcW w:w="0" w:type="auto"/>
            <w:vAlign w:val="center"/>
            <w:hideMark/>
          </w:tcPr>
          <w:p w14:paraId="326D8A71" w14:textId="77777777" w:rsidR="008A3237" w:rsidRPr="008A3237" w:rsidRDefault="008A3237" w:rsidP="008A3237">
            <w:r w:rsidRPr="008A3237">
              <w:t>&lt;h1&gt;Hello, React!&lt;/h1&gt;</w:t>
            </w:r>
          </w:p>
        </w:tc>
        <w:tc>
          <w:tcPr>
            <w:tcW w:w="0" w:type="auto"/>
            <w:vAlign w:val="center"/>
            <w:hideMark/>
          </w:tcPr>
          <w:p w14:paraId="2F64ED70" w14:textId="77777777" w:rsidR="008A3237" w:rsidRPr="008A3237" w:rsidRDefault="008A3237" w:rsidP="008A3237">
            <w:r w:rsidRPr="008A3237">
              <w:t>React.createElement('h1', null, 'Hello, React!')</w:t>
            </w:r>
          </w:p>
        </w:tc>
      </w:tr>
    </w:tbl>
    <w:p w14:paraId="0C8861E0" w14:textId="706323E6" w:rsidR="008A3237" w:rsidRPr="00A6369F" w:rsidRDefault="008A3237" w:rsidP="007E635A">
      <w:pPr>
        <w:rPr>
          <w:sz w:val="28"/>
          <w:szCs w:val="28"/>
        </w:rPr>
      </w:pPr>
    </w:p>
    <w:p w14:paraId="2369463E" w14:textId="6E8F895D" w:rsidR="007E5E79" w:rsidRPr="007E5E79" w:rsidRDefault="007E5E79" w:rsidP="007E5E79">
      <w:pPr>
        <w:rPr>
          <w:b/>
          <w:bCs/>
        </w:rPr>
      </w:pPr>
      <w:r w:rsidRPr="007E5E79">
        <w:rPr>
          <w:b/>
          <w:bCs/>
        </w:rPr>
        <w:t xml:space="preserve"> Can You Write JavaScript Inside JSX?</w:t>
      </w:r>
    </w:p>
    <w:p w14:paraId="18B86F3A" w14:textId="108D924A" w:rsidR="007E5E79" w:rsidRDefault="007E5E79" w:rsidP="007E5E79">
      <w:r w:rsidRPr="007E5E79">
        <w:rPr>
          <w:b/>
          <w:bCs/>
        </w:rPr>
        <w:t>Yes!</w:t>
      </w:r>
      <w:r w:rsidRPr="007E5E79">
        <w:br/>
        <w:t xml:space="preserve">You can embed JavaScript </w:t>
      </w:r>
      <w:r w:rsidRPr="007E5E79">
        <w:rPr>
          <w:b/>
          <w:bCs/>
        </w:rPr>
        <w:t>expressions</w:t>
      </w:r>
      <w:r w:rsidRPr="007E5E79">
        <w:t xml:space="preserve"> inside JSX using </w:t>
      </w:r>
      <w:r w:rsidRPr="007E5E79">
        <w:rPr>
          <w:b/>
          <w:bCs/>
        </w:rPr>
        <w:t>curly braces {}</w:t>
      </w:r>
      <w:r w:rsidRPr="007E5E79">
        <w:t>.</w:t>
      </w:r>
    </w:p>
    <w:p w14:paraId="64960778" w14:textId="77777777" w:rsidR="00B71B65" w:rsidRDefault="00B71B65" w:rsidP="007E5E79"/>
    <w:p w14:paraId="186BA5FB" w14:textId="77777777" w:rsidR="00630B39" w:rsidRPr="00630B39" w:rsidRDefault="00630B39" w:rsidP="007E5E79">
      <w:pPr>
        <w:rPr>
          <w:b/>
          <w:bCs/>
        </w:rPr>
      </w:pPr>
      <w:r w:rsidRPr="00630B39">
        <w:rPr>
          <w:b/>
          <w:bCs/>
        </w:rPr>
        <w:t xml:space="preserve">• Question 3: </w:t>
      </w:r>
    </w:p>
    <w:p w14:paraId="0420D7BC" w14:textId="7920DDF3" w:rsidR="00B71B65" w:rsidRDefault="00630B39" w:rsidP="007E5E79">
      <w:pPr>
        <w:rPr>
          <w:sz w:val="28"/>
          <w:szCs w:val="28"/>
        </w:rPr>
      </w:pPr>
      <w:r w:rsidRPr="00630B39">
        <w:rPr>
          <w:sz w:val="28"/>
          <w:szCs w:val="28"/>
        </w:rPr>
        <w:t>Discuss the importance of using curly braces {} in JSX expressions</w:t>
      </w:r>
      <w:r>
        <w:rPr>
          <w:sz w:val="28"/>
          <w:szCs w:val="28"/>
        </w:rPr>
        <w:t>.</w:t>
      </w:r>
    </w:p>
    <w:p w14:paraId="434B8A5E" w14:textId="77777777" w:rsidR="00A65CF5" w:rsidRPr="00104010" w:rsidRDefault="00630B39" w:rsidP="007E5E79">
      <w:r w:rsidRPr="00104010">
        <w:sym w:font="Wingdings" w:char="F0E0"/>
      </w:r>
      <w:r w:rsidR="00A65CF5" w:rsidRPr="00104010">
        <w:t xml:space="preserve">In </w:t>
      </w:r>
      <w:r w:rsidR="00A65CF5" w:rsidRPr="00104010">
        <w:rPr>
          <w:b/>
          <w:bCs/>
        </w:rPr>
        <w:t>JSX (JavaScript XML)</w:t>
      </w:r>
      <w:r w:rsidR="00A65CF5" w:rsidRPr="00104010">
        <w:t xml:space="preserve">, curly braces {} are used to </w:t>
      </w:r>
      <w:r w:rsidR="00A65CF5" w:rsidRPr="00104010">
        <w:rPr>
          <w:b/>
          <w:bCs/>
        </w:rPr>
        <w:t>embed JavaScript expressions</w:t>
      </w:r>
      <w:r w:rsidR="00A65CF5" w:rsidRPr="00104010">
        <w:t xml:space="preserve"> inside HTML-like code. </w:t>
      </w:r>
    </w:p>
    <w:p w14:paraId="109A8078" w14:textId="0019B2E5" w:rsidR="00630B39" w:rsidRDefault="00A65CF5" w:rsidP="007E5E79">
      <w:r w:rsidRPr="00104010">
        <w:sym w:font="Wingdings" w:char="F0E0"/>
      </w:r>
      <w:r w:rsidRPr="00104010">
        <w:t xml:space="preserve">They act as a bridge between </w:t>
      </w:r>
      <w:r w:rsidRPr="00104010">
        <w:rPr>
          <w:b/>
          <w:bCs/>
        </w:rPr>
        <w:t>HTML markup</w:t>
      </w:r>
      <w:r w:rsidRPr="00104010">
        <w:t xml:space="preserve"> and </w:t>
      </w:r>
      <w:r w:rsidRPr="00104010">
        <w:rPr>
          <w:b/>
          <w:bCs/>
        </w:rPr>
        <w:t>JavaScript logic</w:t>
      </w:r>
      <w:r w:rsidRPr="00104010">
        <w:t>, allowing developers to dynamically display data, execute expressions, and call functions directly within the JSX.</w:t>
      </w:r>
    </w:p>
    <w:p w14:paraId="2487000D" w14:textId="77777777" w:rsidR="00104010" w:rsidRDefault="00104010" w:rsidP="007E5E79"/>
    <w:p w14:paraId="1B6AE520" w14:textId="77777777" w:rsidR="00EA1CBE" w:rsidRDefault="00EA1CBE" w:rsidP="007E5E79">
      <w:pPr>
        <w:rPr>
          <w:b/>
          <w:bCs/>
          <w:sz w:val="28"/>
          <w:szCs w:val="28"/>
        </w:rPr>
      </w:pPr>
      <w:r>
        <w:rPr>
          <w:b/>
          <w:bCs/>
          <w:sz w:val="28"/>
          <w:szCs w:val="28"/>
        </w:rPr>
        <w:t xml:space="preserve">                         </w:t>
      </w:r>
    </w:p>
    <w:p w14:paraId="54880828" w14:textId="18AA00EC" w:rsidR="00EA1CBE" w:rsidRPr="00EA1CBE" w:rsidRDefault="00EA1CBE" w:rsidP="007E5E79">
      <w:pPr>
        <w:rPr>
          <w:b/>
          <w:bCs/>
          <w:sz w:val="28"/>
          <w:szCs w:val="28"/>
        </w:rPr>
      </w:pPr>
      <w:r>
        <w:rPr>
          <w:b/>
          <w:bCs/>
          <w:sz w:val="28"/>
          <w:szCs w:val="28"/>
        </w:rPr>
        <w:t xml:space="preserve">                             </w:t>
      </w:r>
      <w:r w:rsidRPr="00EA1CBE">
        <w:rPr>
          <w:b/>
          <w:bCs/>
          <w:sz w:val="28"/>
          <w:szCs w:val="28"/>
        </w:rPr>
        <w:t xml:space="preserve">Components (Functional &amp; Class Components) </w:t>
      </w:r>
    </w:p>
    <w:p w14:paraId="7562E030" w14:textId="616E0378" w:rsidR="00104010" w:rsidRDefault="00EA1CBE" w:rsidP="007E5E79">
      <w:pPr>
        <w:rPr>
          <w:b/>
          <w:bCs/>
        </w:rPr>
      </w:pPr>
      <w:r w:rsidRPr="00EA1CBE">
        <w:rPr>
          <w:b/>
          <w:bCs/>
        </w:rPr>
        <w:t>THEORY EXERCISE</w:t>
      </w:r>
    </w:p>
    <w:p w14:paraId="7F1D842E" w14:textId="77777777" w:rsidR="00EA1CBE" w:rsidRDefault="00EA1CBE" w:rsidP="007E5E79">
      <w:pPr>
        <w:rPr>
          <w:b/>
          <w:bCs/>
        </w:rPr>
      </w:pPr>
    </w:p>
    <w:p w14:paraId="493EF7B0" w14:textId="77777777" w:rsidR="00582DF0" w:rsidRDefault="00582DF0" w:rsidP="007E5E79">
      <w:pPr>
        <w:rPr>
          <w:b/>
          <w:bCs/>
        </w:rPr>
      </w:pPr>
      <w:r w:rsidRPr="00582DF0">
        <w:rPr>
          <w:b/>
          <w:bCs/>
        </w:rPr>
        <w:t>• Question 1:</w:t>
      </w:r>
    </w:p>
    <w:p w14:paraId="79979E1D" w14:textId="6D03E397" w:rsidR="00EA1CBE" w:rsidRDefault="00582DF0" w:rsidP="007E5E79">
      <w:pPr>
        <w:rPr>
          <w:sz w:val="28"/>
          <w:szCs w:val="28"/>
        </w:rPr>
      </w:pPr>
      <w:r w:rsidRPr="00582DF0">
        <w:rPr>
          <w:sz w:val="28"/>
          <w:szCs w:val="28"/>
        </w:rPr>
        <w:t xml:space="preserve"> What are components in React? Explain the difference between functional components and class components.</w:t>
      </w:r>
    </w:p>
    <w:p w14:paraId="7CE92538" w14:textId="1B77DB4F" w:rsidR="00582DF0" w:rsidRPr="00C169ED" w:rsidRDefault="00582DF0" w:rsidP="007E5E79">
      <w:r w:rsidRPr="00582DF0">
        <w:rPr>
          <w:sz w:val="28"/>
          <w:szCs w:val="28"/>
        </w:rPr>
        <w:sym w:font="Wingdings" w:char="F0E0"/>
      </w:r>
      <w:r w:rsidR="005B18A1" w:rsidRPr="00C169ED">
        <w:t xml:space="preserve">In </w:t>
      </w:r>
      <w:r w:rsidR="005B18A1" w:rsidRPr="00C169ED">
        <w:rPr>
          <w:b/>
          <w:bCs/>
        </w:rPr>
        <w:t>React</w:t>
      </w:r>
      <w:r w:rsidR="005B18A1" w:rsidRPr="00C169ED">
        <w:t xml:space="preserve">, </w:t>
      </w:r>
      <w:r w:rsidR="005B18A1" w:rsidRPr="00C169ED">
        <w:rPr>
          <w:b/>
          <w:bCs/>
        </w:rPr>
        <w:t>components</w:t>
      </w:r>
      <w:r w:rsidR="005B18A1" w:rsidRPr="00C169ED">
        <w:t xml:space="preserve"> are the </w:t>
      </w:r>
      <w:r w:rsidR="005B18A1" w:rsidRPr="00C169ED">
        <w:rPr>
          <w:b/>
          <w:bCs/>
        </w:rPr>
        <w:t>building blocks</w:t>
      </w:r>
      <w:r w:rsidR="005B18A1" w:rsidRPr="00C169ED">
        <w:t xml:space="preserve"> of a user interface.</w:t>
      </w:r>
      <w:r w:rsidR="005B18A1" w:rsidRPr="00C169ED">
        <w:br/>
        <w:t xml:space="preserve">A component is a </w:t>
      </w:r>
      <w:r w:rsidR="005B18A1" w:rsidRPr="00C169ED">
        <w:rPr>
          <w:b/>
          <w:bCs/>
        </w:rPr>
        <w:t>reusable piece of code</w:t>
      </w:r>
      <w:r w:rsidR="005B18A1" w:rsidRPr="00C169ED">
        <w:t xml:space="preserve"> that defines how a part of the UI should look and behave.</w:t>
      </w:r>
    </w:p>
    <w:p w14:paraId="1DBACE5C" w14:textId="77777777" w:rsidR="00D44312" w:rsidRPr="00C169ED" w:rsidRDefault="00D44312" w:rsidP="007E5E79"/>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3"/>
        <w:gridCol w:w="3289"/>
        <w:gridCol w:w="3674"/>
      </w:tblGrid>
      <w:tr w:rsidR="00C169ED" w:rsidRPr="00C169ED" w14:paraId="17FA4BD4" w14:textId="77777777">
        <w:trPr>
          <w:tblHeader/>
          <w:tblCellSpacing w:w="15" w:type="dxa"/>
        </w:trPr>
        <w:tc>
          <w:tcPr>
            <w:tcW w:w="0" w:type="auto"/>
            <w:vAlign w:val="center"/>
            <w:hideMark/>
          </w:tcPr>
          <w:p w14:paraId="2FE22878" w14:textId="77777777" w:rsidR="00C169ED" w:rsidRPr="00C169ED" w:rsidRDefault="00C169ED" w:rsidP="00C169ED">
            <w:pPr>
              <w:rPr>
                <w:b/>
                <w:bCs/>
              </w:rPr>
            </w:pPr>
            <w:r w:rsidRPr="00C169ED">
              <w:rPr>
                <w:b/>
                <w:bCs/>
              </w:rPr>
              <w:lastRenderedPageBreak/>
              <w:t>Feature</w:t>
            </w:r>
          </w:p>
        </w:tc>
        <w:tc>
          <w:tcPr>
            <w:tcW w:w="0" w:type="auto"/>
            <w:vAlign w:val="center"/>
            <w:hideMark/>
          </w:tcPr>
          <w:p w14:paraId="12374229" w14:textId="77777777" w:rsidR="00C169ED" w:rsidRPr="00C169ED" w:rsidRDefault="00C169ED" w:rsidP="00C169ED">
            <w:pPr>
              <w:rPr>
                <w:b/>
                <w:bCs/>
              </w:rPr>
            </w:pPr>
            <w:r w:rsidRPr="00C169ED">
              <w:rPr>
                <w:b/>
                <w:bCs/>
              </w:rPr>
              <w:t>Functional Component</w:t>
            </w:r>
          </w:p>
        </w:tc>
        <w:tc>
          <w:tcPr>
            <w:tcW w:w="0" w:type="auto"/>
            <w:vAlign w:val="center"/>
            <w:hideMark/>
          </w:tcPr>
          <w:p w14:paraId="6CF1EC11" w14:textId="77777777" w:rsidR="00C169ED" w:rsidRPr="00C169ED" w:rsidRDefault="00C169ED" w:rsidP="00C169ED">
            <w:pPr>
              <w:rPr>
                <w:b/>
                <w:bCs/>
              </w:rPr>
            </w:pPr>
            <w:r w:rsidRPr="00C169ED">
              <w:rPr>
                <w:b/>
                <w:bCs/>
              </w:rPr>
              <w:t>Class Component</w:t>
            </w:r>
          </w:p>
        </w:tc>
      </w:tr>
      <w:tr w:rsidR="00C169ED" w:rsidRPr="00C169ED" w14:paraId="6F9B7010" w14:textId="77777777">
        <w:trPr>
          <w:tblCellSpacing w:w="15" w:type="dxa"/>
        </w:trPr>
        <w:tc>
          <w:tcPr>
            <w:tcW w:w="0" w:type="auto"/>
            <w:vAlign w:val="center"/>
            <w:hideMark/>
          </w:tcPr>
          <w:p w14:paraId="783BBD08" w14:textId="77777777" w:rsidR="00C169ED" w:rsidRPr="00C169ED" w:rsidRDefault="00C169ED" w:rsidP="00C169ED">
            <w:r w:rsidRPr="00C169ED">
              <w:rPr>
                <w:b/>
                <w:bCs/>
              </w:rPr>
              <w:t>Syntax</w:t>
            </w:r>
          </w:p>
        </w:tc>
        <w:tc>
          <w:tcPr>
            <w:tcW w:w="0" w:type="auto"/>
            <w:vAlign w:val="center"/>
            <w:hideMark/>
          </w:tcPr>
          <w:p w14:paraId="26CFE4E1" w14:textId="77777777" w:rsidR="00C169ED" w:rsidRPr="00C169ED" w:rsidRDefault="00C169ED" w:rsidP="00C169ED">
            <w:r w:rsidRPr="00C169ED">
              <w:t>Uses plain JavaScript functions</w:t>
            </w:r>
          </w:p>
        </w:tc>
        <w:tc>
          <w:tcPr>
            <w:tcW w:w="0" w:type="auto"/>
            <w:vAlign w:val="center"/>
            <w:hideMark/>
          </w:tcPr>
          <w:p w14:paraId="108C40B7" w14:textId="77777777" w:rsidR="00C169ED" w:rsidRPr="00C169ED" w:rsidRDefault="00C169ED" w:rsidP="00C169ED">
            <w:r w:rsidRPr="00C169ED">
              <w:t>Uses ES6 class syntax</w:t>
            </w:r>
          </w:p>
        </w:tc>
      </w:tr>
      <w:tr w:rsidR="00C169ED" w:rsidRPr="00C169ED" w14:paraId="324482F1" w14:textId="77777777">
        <w:trPr>
          <w:tblCellSpacing w:w="15" w:type="dxa"/>
        </w:trPr>
        <w:tc>
          <w:tcPr>
            <w:tcW w:w="0" w:type="auto"/>
            <w:vAlign w:val="center"/>
            <w:hideMark/>
          </w:tcPr>
          <w:p w14:paraId="39270FDF" w14:textId="77777777" w:rsidR="00C169ED" w:rsidRPr="00C169ED" w:rsidRDefault="00C169ED" w:rsidP="00C169ED">
            <w:r w:rsidRPr="00C169ED">
              <w:rPr>
                <w:b/>
                <w:bCs/>
              </w:rPr>
              <w:t>State Management</w:t>
            </w:r>
          </w:p>
        </w:tc>
        <w:tc>
          <w:tcPr>
            <w:tcW w:w="0" w:type="auto"/>
            <w:vAlign w:val="center"/>
            <w:hideMark/>
          </w:tcPr>
          <w:p w14:paraId="2A98B3CE" w14:textId="77777777" w:rsidR="00C169ED" w:rsidRPr="00C169ED" w:rsidRDefault="00C169ED" w:rsidP="00C169ED">
            <w:r w:rsidRPr="00C169ED">
              <w:t>Uses Hooks (useState, useEffect)</w:t>
            </w:r>
          </w:p>
        </w:tc>
        <w:tc>
          <w:tcPr>
            <w:tcW w:w="0" w:type="auto"/>
            <w:vAlign w:val="center"/>
            <w:hideMark/>
          </w:tcPr>
          <w:p w14:paraId="3F36BEDA" w14:textId="77777777" w:rsidR="00C169ED" w:rsidRPr="00C169ED" w:rsidRDefault="00C169ED" w:rsidP="00C169ED">
            <w:r w:rsidRPr="00C169ED">
              <w:t>Uses this.state and lifecycle methods</w:t>
            </w:r>
          </w:p>
        </w:tc>
      </w:tr>
      <w:tr w:rsidR="00C169ED" w:rsidRPr="00C169ED" w14:paraId="2FFF9432" w14:textId="77777777">
        <w:trPr>
          <w:tblCellSpacing w:w="15" w:type="dxa"/>
        </w:trPr>
        <w:tc>
          <w:tcPr>
            <w:tcW w:w="0" w:type="auto"/>
            <w:vAlign w:val="center"/>
            <w:hideMark/>
          </w:tcPr>
          <w:p w14:paraId="096037EA" w14:textId="77777777" w:rsidR="00C169ED" w:rsidRPr="00C169ED" w:rsidRDefault="00C169ED" w:rsidP="00C169ED">
            <w:r w:rsidRPr="00C169ED">
              <w:rPr>
                <w:b/>
                <w:bCs/>
              </w:rPr>
              <w:t>Lifecycle Methods</w:t>
            </w:r>
          </w:p>
        </w:tc>
        <w:tc>
          <w:tcPr>
            <w:tcW w:w="0" w:type="auto"/>
            <w:vAlign w:val="center"/>
            <w:hideMark/>
          </w:tcPr>
          <w:p w14:paraId="4B4DAFC0" w14:textId="77777777" w:rsidR="00C169ED" w:rsidRPr="00C169ED" w:rsidRDefault="00C169ED" w:rsidP="00C169ED">
            <w:r w:rsidRPr="00C169ED">
              <w:t>Managed through Hooks</w:t>
            </w:r>
          </w:p>
        </w:tc>
        <w:tc>
          <w:tcPr>
            <w:tcW w:w="0" w:type="auto"/>
            <w:vAlign w:val="center"/>
            <w:hideMark/>
          </w:tcPr>
          <w:p w14:paraId="7E5C24E0" w14:textId="77777777" w:rsidR="00C169ED" w:rsidRPr="00C169ED" w:rsidRDefault="00C169ED" w:rsidP="00C169ED">
            <w:r w:rsidRPr="00C169ED">
              <w:t>Uses predefined lifecycle methods</w:t>
            </w:r>
          </w:p>
        </w:tc>
      </w:tr>
      <w:tr w:rsidR="00C169ED" w:rsidRPr="00C169ED" w14:paraId="09B7EADE" w14:textId="77777777">
        <w:trPr>
          <w:tblCellSpacing w:w="15" w:type="dxa"/>
        </w:trPr>
        <w:tc>
          <w:tcPr>
            <w:tcW w:w="0" w:type="auto"/>
            <w:vAlign w:val="center"/>
            <w:hideMark/>
          </w:tcPr>
          <w:p w14:paraId="7AE50E83" w14:textId="77777777" w:rsidR="00C169ED" w:rsidRPr="00C169ED" w:rsidRDefault="00C169ED" w:rsidP="00C169ED">
            <w:r w:rsidRPr="00C169ED">
              <w:rPr>
                <w:b/>
                <w:bCs/>
              </w:rPr>
              <w:t>Code Simplicity</w:t>
            </w:r>
          </w:p>
        </w:tc>
        <w:tc>
          <w:tcPr>
            <w:tcW w:w="0" w:type="auto"/>
            <w:vAlign w:val="center"/>
            <w:hideMark/>
          </w:tcPr>
          <w:p w14:paraId="406ABB50" w14:textId="77777777" w:rsidR="00C169ED" w:rsidRPr="00C169ED" w:rsidRDefault="00C169ED" w:rsidP="00C169ED">
            <w:r w:rsidRPr="00C169ED">
              <w:t>Simple, concise, and easy to read</w:t>
            </w:r>
          </w:p>
        </w:tc>
        <w:tc>
          <w:tcPr>
            <w:tcW w:w="0" w:type="auto"/>
            <w:vAlign w:val="center"/>
            <w:hideMark/>
          </w:tcPr>
          <w:p w14:paraId="59A0D27D" w14:textId="77777777" w:rsidR="00C169ED" w:rsidRPr="00C169ED" w:rsidRDefault="00C169ED" w:rsidP="00C169ED">
            <w:r w:rsidRPr="00C169ED">
              <w:t>More complex and verbose</w:t>
            </w:r>
          </w:p>
        </w:tc>
      </w:tr>
      <w:tr w:rsidR="00C169ED" w:rsidRPr="00C169ED" w14:paraId="15A6B825" w14:textId="77777777">
        <w:trPr>
          <w:tblCellSpacing w:w="15" w:type="dxa"/>
        </w:trPr>
        <w:tc>
          <w:tcPr>
            <w:tcW w:w="0" w:type="auto"/>
            <w:vAlign w:val="center"/>
            <w:hideMark/>
          </w:tcPr>
          <w:p w14:paraId="6FB9F7E0" w14:textId="77777777" w:rsidR="00C169ED" w:rsidRPr="00C169ED" w:rsidRDefault="00C169ED" w:rsidP="00C169ED">
            <w:r w:rsidRPr="00C169ED">
              <w:rPr>
                <w:b/>
                <w:bCs/>
              </w:rPr>
              <w:t>Performance</w:t>
            </w:r>
          </w:p>
        </w:tc>
        <w:tc>
          <w:tcPr>
            <w:tcW w:w="0" w:type="auto"/>
            <w:vAlign w:val="center"/>
            <w:hideMark/>
          </w:tcPr>
          <w:p w14:paraId="4C67332D" w14:textId="77777777" w:rsidR="00C169ED" w:rsidRPr="00C169ED" w:rsidRDefault="00C169ED" w:rsidP="00C169ED">
            <w:r w:rsidRPr="00C169ED">
              <w:t>Slightly faster and more efficient</w:t>
            </w:r>
          </w:p>
        </w:tc>
        <w:tc>
          <w:tcPr>
            <w:tcW w:w="0" w:type="auto"/>
            <w:vAlign w:val="center"/>
            <w:hideMark/>
          </w:tcPr>
          <w:p w14:paraId="2E232748" w14:textId="77777777" w:rsidR="00C169ED" w:rsidRPr="00C169ED" w:rsidRDefault="00C169ED" w:rsidP="00C169ED">
            <w:r w:rsidRPr="00C169ED">
              <w:t>Slightly slower due to class overhead</w:t>
            </w:r>
          </w:p>
        </w:tc>
      </w:tr>
    </w:tbl>
    <w:p w14:paraId="31FD1F06" w14:textId="77777777" w:rsidR="00C169ED" w:rsidRPr="007E5E79" w:rsidRDefault="00C169ED" w:rsidP="007E5E79">
      <w:pPr>
        <w:rPr>
          <w:sz w:val="28"/>
          <w:szCs w:val="28"/>
        </w:rPr>
      </w:pPr>
    </w:p>
    <w:p w14:paraId="0F1F5788" w14:textId="77777777" w:rsidR="009F7F0C" w:rsidRPr="00BE1458" w:rsidRDefault="009F7F0C">
      <w:pPr>
        <w:rPr>
          <w:b/>
          <w:bCs/>
        </w:rPr>
      </w:pPr>
      <w:r w:rsidRPr="00BE1458">
        <w:rPr>
          <w:b/>
          <w:bCs/>
        </w:rPr>
        <w:t xml:space="preserve">• Question 2: </w:t>
      </w:r>
    </w:p>
    <w:p w14:paraId="346F7775" w14:textId="70A1ED73" w:rsidR="00D0363A" w:rsidRDefault="009F7F0C">
      <w:pPr>
        <w:rPr>
          <w:sz w:val="28"/>
          <w:szCs w:val="28"/>
        </w:rPr>
      </w:pPr>
      <w:r w:rsidRPr="009F7F0C">
        <w:rPr>
          <w:sz w:val="28"/>
          <w:szCs w:val="28"/>
        </w:rPr>
        <w:t>How do you pass data to a component using props?</w:t>
      </w:r>
    </w:p>
    <w:p w14:paraId="4ACD851A" w14:textId="227FF923" w:rsidR="009F7F0C" w:rsidRDefault="009F7F0C">
      <w:r w:rsidRPr="003B7A63">
        <w:sym w:font="Wingdings" w:char="F0E0"/>
      </w:r>
      <w:r w:rsidR="00905D9A" w:rsidRPr="003B7A63">
        <w:t>You pass data to a component using props by adding attributes to the component’s JSX tag. The child component then accesses the data via props (or through destructuring).</w:t>
      </w:r>
      <w:r w:rsidR="00905D9A" w:rsidRPr="003B7A63">
        <w:br/>
        <w:t>Props make React components flexible, dynamic, and reusable.</w:t>
      </w:r>
    </w:p>
    <w:p w14:paraId="74E08C7E" w14:textId="77777777" w:rsidR="00A55130" w:rsidRDefault="00A55130"/>
    <w:p w14:paraId="0FDEC62E" w14:textId="77777777" w:rsidR="00AF0615" w:rsidRPr="00BE1458" w:rsidRDefault="00A55130">
      <w:pPr>
        <w:rPr>
          <w:b/>
          <w:bCs/>
        </w:rPr>
      </w:pPr>
      <w:r w:rsidRPr="00BE1458">
        <w:rPr>
          <w:b/>
          <w:bCs/>
        </w:rPr>
        <w:t xml:space="preserve">• Question 3: </w:t>
      </w:r>
    </w:p>
    <w:p w14:paraId="2E980B6F" w14:textId="65970CB8" w:rsidR="00A55130" w:rsidRDefault="00A55130">
      <w:pPr>
        <w:rPr>
          <w:sz w:val="28"/>
          <w:szCs w:val="28"/>
        </w:rPr>
      </w:pPr>
      <w:r w:rsidRPr="002957C7">
        <w:rPr>
          <w:sz w:val="28"/>
          <w:szCs w:val="28"/>
        </w:rPr>
        <w:t>What is the role of render</w:t>
      </w:r>
      <w:r w:rsidR="005A3D7F">
        <w:rPr>
          <w:sz w:val="28"/>
          <w:szCs w:val="28"/>
        </w:rPr>
        <w:t xml:space="preserve"> </w:t>
      </w:r>
      <w:r w:rsidRPr="002957C7">
        <w:rPr>
          <w:sz w:val="28"/>
          <w:szCs w:val="28"/>
        </w:rPr>
        <w:t>() in class components?</w:t>
      </w:r>
    </w:p>
    <w:p w14:paraId="39E38169" w14:textId="3DF45176" w:rsidR="00E30E69" w:rsidRDefault="00E30E69">
      <w:pPr>
        <w:rPr>
          <w:sz w:val="28"/>
          <w:szCs w:val="28"/>
        </w:rPr>
      </w:pPr>
      <w:r w:rsidRPr="00E30E69">
        <w:rPr>
          <w:sz w:val="28"/>
          <w:szCs w:val="28"/>
        </w:rPr>
        <w:sym w:font="Wingdings" w:char="F0E0"/>
      </w:r>
      <w:r w:rsidR="004112E5" w:rsidRPr="004112E5">
        <w:rPr>
          <w:rFonts w:ascii="Arial" w:hAnsi="Arial" w:cs="Arial"/>
          <w:color w:val="E6E8F0"/>
          <w:shd w:val="clear" w:color="auto" w:fill="1F1F1F"/>
        </w:rPr>
        <w:t xml:space="preserve"> </w:t>
      </w:r>
      <w:r w:rsidR="004112E5" w:rsidRPr="004112E5">
        <w:rPr>
          <w:sz w:val="28"/>
          <w:szCs w:val="28"/>
        </w:rPr>
        <w:t>The render() method returns JSX (JavaScript XML), which is a syntax extension for JavaScript. JSX allows developers to write HTML-like structures directly within their JavaScript code, providing a more intuitive way to describe the component's UI.</w:t>
      </w:r>
    </w:p>
    <w:p w14:paraId="444D00E9" w14:textId="77777777" w:rsidR="000B6BB3" w:rsidRDefault="000B6BB3">
      <w:pPr>
        <w:rPr>
          <w:sz w:val="28"/>
          <w:szCs w:val="28"/>
        </w:rPr>
      </w:pPr>
    </w:p>
    <w:p w14:paraId="464F44C4" w14:textId="77777777" w:rsidR="00BE1458" w:rsidRDefault="00BE1458">
      <w:pPr>
        <w:rPr>
          <w:sz w:val="28"/>
          <w:szCs w:val="28"/>
        </w:rPr>
      </w:pPr>
      <w:r>
        <w:rPr>
          <w:sz w:val="28"/>
          <w:szCs w:val="28"/>
        </w:rPr>
        <w:t xml:space="preserve">                                        </w:t>
      </w:r>
    </w:p>
    <w:p w14:paraId="35B49428" w14:textId="4F5F986A" w:rsidR="00BE1458" w:rsidRPr="00BE1458" w:rsidRDefault="00BE1458">
      <w:pPr>
        <w:rPr>
          <w:b/>
          <w:bCs/>
          <w:sz w:val="28"/>
          <w:szCs w:val="28"/>
        </w:rPr>
      </w:pPr>
      <w:r>
        <w:rPr>
          <w:sz w:val="28"/>
          <w:szCs w:val="28"/>
        </w:rPr>
        <w:t xml:space="preserve">                                                               </w:t>
      </w:r>
      <w:r w:rsidRPr="00BE1458">
        <w:rPr>
          <w:b/>
          <w:bCs/>
          <w:sz w:val="28"/>
          <w:szCs w:val="28"/>
        </w:rPr>
        <w:t xml:space="preserve">Props and State </w:t>
      </w:r>
    </w:p>
    <w:p w14:paraId="0ACD48D2" w14:textId="5400972E" w:rsidR="000B6BB3" w:rsidRDefault="00BE1458">
      <w:pPr>
        <w:rPr>
          <w:b/>
          <w:bCs/>
          <w:sz w:val="28"/>
          <w:szCs w:val="28"/>
        </w:rPr>
      </w:pPr>
      <w:r w:rsidRPr="00BE1458">
        <w:rPr>
          <w:b/>
          <w:bCs/>
          <w:sz w:val="28"/>
          <w:szCs w:val="28"/>
        </w:rPr>
        <w:t>THEORY EXERCISE</w:t>
      </w:r>
    </w:p>
    <w:p w14:paraId="57528298" w14:textId="77777777" w:rsidR="00B75F5A" w:rsidRPr="00B75F5A" w:rsidRDefault="00B75F5A">
      <w:pPr>
        <w:rPr>
          <w:b/>
          <w:bCs/>
        </w:rPr>
      </w:pPr>
      <w:r w:rsidRPr="00B75F5A">
        <w:rPr>
          <w:b/>
          <w:bCs/>
        </w:rPr>
        <w:t xml:space="preserve">• Question 1: </w:t>
      </w:r>
    </w:p>
    <w:p w14:paraId="2C3321C5" w14:textId="612EB13E" w:rsidR="00BE1458" w:rsidRDefault="00B75F5A">
      <w:pPr>
        <w:rPr>
          <w:sz w:val="28"/>
          <w:szCs w:val="28"/>
        </w:rPr>
      </w:pPr>
      <w:r w:rsidRPr="00B75F5A">
        <w:rPr>
          <w:sz w:val="28"/>
          <w:szCs w:val="28"/>
        </w:rPr>
        <w:t>What are props in React.js? How are props different from state?</w:t>
      </w:r>
    </w:p>
    <w:p w14:paraId="29F69958" w14:textId="13EEC1E8" w:rsidR="001479B5" w:rsidRPr="00EF6313" w:rsidRDefault="00B75F5A" w:rsidP="001479B5">
      <w:r w:rsidRPr="00EF6313">
        <w:lastRenderedPageBreak/>
        <w:sym w:font="Wingdings" w:char="F0E0"/>
      </w:r>
      <w:r w:rsidR="001479B5" w:rsidRPr="00EF6313">
        <w:rPr>
          <w:rFonts w:ascii="Times New Roman" w:eastAsia="Times New Roman" w:hAnsi="Times New Roman" w:cs="Times New Roman"/>
          <w:b/>
          <w:bCs/>
          <w:kern w:val="0"/>
          <w:lang w:eastAsia="en-IN"/>
          <w14:ligatures w14:val="none"/>
        </w:rPr>
        <w:t xml:space="preserve"> </w:t>
      </w:r>
      <w:r w:rsidR="001479B5" w:rsidRPr="00EF6313">
        <w:rPr>
          <w:b/>
          <w:bCs/>
        </w:rPr>
        <w:t>Props</w:t>
      </w:r>
      <w:r w:rsidR="001479B5" w:rsidRPr="00EF6313">
        <w:t xml:space="preserve"> (short for </w:t>
      </w:r>
      <w:r w:rsidR="001479B5" w:rsidRPr="00EF6313">
        <w:rPr>
          <w:b/>
          <w:bCs/>
        </w:rPr>
        <w:t>properties</w:t>
      </w:r>
      <w:r w:rsidR="001479B5" w:rsidRPr="00EF6313">
        <w:t xml:space="preserve">) are </w:t>
      </w:r>
      <w:r w:rsidR="001479B5" w:rsidRPr="00EF6313">
        <w:rPr>
          <w:b/>
          <w:bCs/>
        </w:rPr>
        <w:t>read-only inputs</w:t>
      </w:r>
      <w:r w:rsidR="001479B5" w:rsidRPr="00EF6313">
        <w:t xml:space="preserve"> that are passed from a </w:t>
      </w:r>
      <w:r w:rsidR="001479B5" w:rsidRPr="00EF6313">
        <w:rPr>
          <w:b/>
          <w:bCs/>
        </w:rPr>
        <w:t>parent component to a child component</w:t>
      </w:r>
      <w:r w:rsidR="001479B5" w:rsidRPr="00EF6313">
        <w:t xml:space="preserve"> in React.</w:t>
      </w:r>
      <w:r w:rsidR="001479B5" w:rsidRPr="00EF6313">
        <w:br/>
        <w:t xml:space="preserve">They are used to </w:t>
      </w:r>
      <w:r w:rsidR="001479B5" w:rsidRPr="00EF6313">
        <w:rPr>
          <w:b/>
          <w:bCs/>
        </w:rPr>
        <w:t>send data</w:t>
      </w:r>
      <w:r w:rsidR="001479B5" w:rsidRPr="00EF6313">
        <w:t xml:space="preserve"> and </w:t>
      </w:r>
      <w:r w:rsidR="001479B5" w:rsidRPr="00EF6313">
        <w:rPr>
          <w:b/>
          <w:bCs/>
        </w:rPr>
        <w:t>customize</w:t>
      </w:r>
      <w:r w:rsidR="001479B5" w:rsidRPr="00EF6313">
        <w:t xml:space="preserve"> the </w:t>
      </w:r>
      <w:r w:rsidR="00EF6313" w:rsidRPr="00EF6313">
        <w:t>behaviour</w:t>
      </w:r>
      <w:r w:rsidR="001479B5" w:rsidRPr="00EF6313">
        <w:t xml:space="preserve"> or appearance of a component.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3514"/>
        <w:gridCol w:w="4250"/>
      </w:tblGrid>
      <w:tr w:rsidR="00EF6313" w:rsidRPr="00EF6313" w14:paraId="10FECD9D" w14:textId="77777777">
        <w:trPr>
          <w:tblHeader/>
          <w:tblCellSpacing w:w="15" w:type="dxa"/>
        </w:trPr>
        <w:tc>
          <w:tcPr>
            <w:tcW w:w="0" w:type="auto"/>
            <w:vAlign w:val="center"/>
            <w:hideMark/>
          </w:tcPr>
          <w:p w14:paraId="4A0E0B10" w14:textId="77777777" w:rsidR="00EF6313" w:rsidRPr="00EF6313" w:rsidRDefault="00EF6313" w:rsidP="00EF6313">
            <w:pPr>
              <w:rPr>
                <w:b/>
                <w:bCs/>
              </w:rPr>
            </w:pPr>
            <w:r w:rsidRPr="00EF6313">
              <w:rPr>
                <w:b/>
                <w:bCs/>
              </w:rPr>
              <w:t>Feature</w:t>
            </w:r>
          </w:p>
        </w:tc>
        <w:tc>
          <w:tcPr>
            <w:tcW w:w="0" w:type="auto"/>
            <w:vAlign w:val="center"/>
            <w:hideMark/>
          </w:tcPr>
          <w:p w14:paraId="17CB4A91" w14:textId="77777777" w:rsidR="00EF6313" w:rsidRPr="00EF6313" w:rsidRDefault="00EF6313" w:rsidP="00EF6313">
            <w:pPr>
              <w:rPr>
                <w:b/>
                <w:bCs/>
              </w:rPr>
            </w:pPr>
            <w:r w:rsidRPr="00EF6313">
              <w:rPr>
                <w:b/>
                <w:bCs/>
              </w:rPr>
              <w:t>Props</w:t>
            </w:r>
          </w:p>
        </w:tc>
        <w:tc>
          <w:tcPr>
            <w:tcW w:w="0" w:type="auto"/>
            <w:vAlign w:val="center"/>
            <w:hideMark/>
          </w:tcPr>
          <w:p w14:paraId="6CF869C6" w14:textId="77777777" w:rsidR="00EF6313" w:rsidRPr="00EF6313" w:rsidRDefault="00EF6313" w:rsidP="00EF6313">
            <w:pPr>
              <w:rPr>
                <w:b/>
                <w:bCs/>
              </w:rPr>
            </w:pPr>
            <w:r w:rsidRPr="00EF6313">
              <w:rPr>
                <w:b/>
                <w:bCs/>
              </w:rPr>
              <w:t>State</w:t>
            </w:r>
          </w:p>
        </w:tc>
      </w:tr>
      <w:tr w:rsidR="00EF6313" w:rsidRPr="00EF6313" w14:paraId="343A2F1D" w14:textId="77777777">
        <w:trPr>
          <w:tblCellSpacing w:w="15" w:type="dxa"/>
        </w:trPr>
        <w:tc>
          <w:tcPr>
            <w:tcW w:w="0" w:type="auto"/>
            <w:vAlign w:val="center"/>
            <w:hideMark/>
          </w:tcPr>
          <w:p w14:paraId="1A22BD1B" w14:textId="77777777" w:rsidR="00EF6313" w:rsidRPr="00EF6313" w:rsidRDefault="00EF6313" w:rsidP="00EF6313">
            <w:r w:rsidRPr="00EF6313">
              <w:rPr>
                <w:b/>
                <w:bCs/>
              </w:rPr>
              <w:t>Definition</w:t>
            </w:r>
          </w:p>
        </w:tc>
        <w:tc>
          <w:tcPr>
            <w:tcW w:w="0" w:type="auto"/>
            <w:vAlign w:val="center"/>
            <w:hideMark/>
          </w:tcPr>
          <w:p w14:paraId="41BD69B5" w14:textId="77777777" w:rsidR="00EF6313" w:rsidRPr="00EF6313" w:rsidRDefault="00EF6313" w:rsidP="00EF6313">
            <w:r w:rsidRPr="00EF6313">
              <w:t xml:space="preserve">Props are inputs passed </w:t>
            </w:r>
            <w:r w:rsidRPr="00EF6313">
              <w:rPr>
                <w:b/>
                <w:bCs/>
              </w:rPr>
              <w:t>from parent to child</w:t>
            </w:r>
            <w:r w:rsidRPr="00EF6313">
              <w:t xml:space="preserve"> components.</w:t>
            </w:r>
          </w:p>
        </w:tc>
        <w:tc>
          <w:tcPr>
            <w:tcW w:w="0" w:type="auto"/>
            <w:vAlign w:val="center"/>
            <w:hideMark/>
          </w:tcPr>
          <w:p w14:paraId="1A8D27BD" w14:textId="77777777" w:rsidR="00EF6313" w:rsidRPr="00EF6313" w:rsidRDefault="00EF6313" w:rsidP="00EF6313">
            <w:r w:rsidRPr="00EF6313">
              <w:t xml:space="preserve">State represents </w:t>
            </w:r>
            <w:r w:rsidRPr="00EF6313">
              <w:rPr>
                <w:b/>
                <w:bCs/>
              </w:rPr>
              <w:t>data managed within a component</w:t>
            </w:r>
            <w:r w:rsidRPr="00EF6313">
              <w:t>.</w:t>
            </w:r>
          </w:p>
        </w:tc>
      </w:tr>
      <w:tr w:rsidR="00EF6313" w:rsidRPr="00EF6313" w14:paraId="7884CA4E" w14:textId="77777777">
        <w:trPr>
          <w:tblCellSpacing w:w="15" w:type="dxa"/>
        </w:trPr>
        <w:tc>
          <w:tcPr>
            <w:tcW w:w="0" w:type="auto"/>
            <w:vAlign w:val="center"/>
            <w:hideMark/>
          </w:tcPr>
          <w:p w14:paraId="372E40E1" w14:textId="77777777" w:rsidR="00EF6313" w:rsidRPr="00EF6313" w:rsidRDefault="00EF6313" w:rsidP="00EF6313">
            <w:r w:rsidRPr="00EF6313">
              <w:rPr>
                <w:b/>
                <w:bCs/>
              </w:rPr>
              <w:t>Mutability</w:t>
            </w:r>
          </w:p>
        </w:tc>
        <w:tc>
          <w:tcPr>
            <w:tcW w:w="0" w:type="auto"/>
            <w:vAlign w:val="center"/>
            <w:hideMark/>
          </w:tcPr>
          <w:p w14:paraId="047BCD4F" w14:textId="77777777" w:rsidR="00EF6313" w:rsidRPr="00EF6313" w:rsidRDefault="00EF6313" w:rsidP="00EF6313">
            <w:r w:rsidRPr="00EF6313">
              <w:rPr>
                <w:b/>
                <w:bCs/>
              </w:rPr>
              <w:t>Immutable</w:t>
            </w:r>
            <w:r w:rsidRPr="00EF6313">
              <w:t xml:space="preserve"> – cannot be changed by the component itself.</w:t>
            </w:r>
          </w:p>
        </w:tc>
        <w:tc>
          <w:tcPr>
            <w:tcW w:w="0" w:type="auto"/>
            <w:vAlign w:val="center"/>
            <w:hideMark/>
          </w:tcPr>
          <w:p w14:paraId="1C8013D0" w14:textId="7368EC99" w:rsidR="00EF6313" w:rsidRPr="00EF6313" w:rsidRDefault="00EF6313" w:rsidP="00EF6313">
            <w:r w:rsidRPr="00EF6313">
              <w:rPr>
                <w:b/>
                <w:bCs/>
              </w:rPr>
              <w:t>Mutable</w:t>
            </w:r>
            <w:r w:rsidRPr="00EF6313">
              <w:t xml:space="preserve"> – can be changed using setState</w:t>
            </w:r>
            <w:r>
              <w:t xml:space="preserve"> </w:t>
            </w:r>
            <w:r w:rsidRPr="00EF6313">
              <w:t>() (class) or useState</w:t>
            </w:r>
            <w:r>
              <w:t xml:space="preserve"> </w:t>
            </w:r>
            <w:r w:rsidRPr="00EF6313">
              <w:t>() (functional).</w:t>
            </w:r>
          </w:p>
        </w:tc>
      </w:tr>
      <w:tr w:rsidR="00EF6313" w:rsidRPr="00EF6313" w14:paraId="0EBE60F0" w14:textId="77777777">
        <w:trPr>
          <w:tblCellSpacing w:w="15" w:type="dxa"/>
        </w:trPr>
        <w:tc>
          <w:tcPr>
            <w:tcW w:w="0" w:type="auto"/>
            <w:vAlign w:val="center"/>
            <w:hideMark/>
          </w:tcPr>
          <w:p w14:paraId="195217F0" w14:textId="77777777" w:rsidR="00EF6313" w:rsidRPr="00EF6313" w:rsidRDefault="00EF6313" w:rsidP="00EF6313">
            <w:r w:rsidRPr="00EF6313">
              <w:rPr>
                <w:b/>
                <w:bCs/>
              </w:rPr>
              <w:t>Ownership</w:t>
            </w:r>
          </w:p>
        </w:tc>
        <w:tc>
          <w:tcPr>
            <w:tcW w:w="0" w:type="auto"/>
            <w:vAlign w:val="center"/>
            <w:hideMark/>
          </w:tcPr>
          <w:p w14:paraId="7D6D0091" w14:textId="77777777" w:rsidR="00EF6313" w:rsidRPr="00EF6313" w:rsidRDefault="00EF6313" w:rsidP="00EF6313">
            <w:r w:rsidRPr="00EF6313">
              <w:t xml:space="preserve">Controlled by the </w:t>
            </w:r>
            <w:r w:rsidRPr="00EF6313">
              <w:rPr>
                <w:b/>
                <w:bCs/>
              </w:rPr>
              <w:t>parent component</w:t>
            </w:r>
            <w:r w:rsidRPr="00EF6313">
              <w:t>.</w:t>
            </w:r>
          </w:p>
        </w:tc>
        <w:tc>
          <w:tcPr>
            <w:tcW w:w="0" w:type="auto"/>
            <w:vAlign w:val="center"/>
            <w:hideMark/>
          </w:tcPr>
          <w:p w14:paraId="59BBA539" w14:textId="77777777" w:rsidR="00EF6313" w:rsidRPr="00EF6313" w:rsidRDefault="00EF6313" w:rsidP="00EF6313">
            <w:r w:rsidRPr="00EF6313">
              <w:t xml:space="preserve">Controlled by the </w:t>
            </w:r>
            <w:r w:rsidRPr="00EF6313">
              <w:rPr>
                <w:b/>
                <w:bCs/>
              </w:rPr>
              <w:t>component itself</w:t>
            </w:r>
            <w:r w:rsidRPr="00EF6313">
              <w:t>.</w:t>
            </w:r>
          </w:p>
        </w:tc>
      </w:tr>
      <w:tr w:rsidR="00EF6313" w:rsidRPr="00EF6313" w14:paraId="45235A15" w14:textId="77777777">
        <w:trPr>
          <w:tblCellSpacing w:w="15" w:type="dxa"/>
        </w:trPr>
        <w:tc>
          <w:tcPr>
            <w:tcW w:w="0" w:type="auto"/>
            <w:vAlign w:val="center"/>
            <w:hideMark/>
          </w:tcPr>
          <w:p w14:paraId="389999E0" w14:textId="77777777" w:rsidR="00EF6313" w:rsidRPr="00EF6313" w:rsidRDefault="00EF6313" w:rsidP="00EF6313">
            <w:r w:rsidRPr="00EF6313">
              <w:rPr>
                <w:b/>
                <w:bCs/>
              </w:rPr>
              <w:t>Usage</w:t>
            </w:r>
          </w:p>
        </w:tc>
        <w:tc>
          <w:tcPr>
            <w:tcW w:w="0" w:type="auto"/>
            <w:vAlign w:val="center"/>
            <w:hideMark/>
          </w:tcPr>
          <w:p w14:paraId="77B0F32C" w14:textId="77777777" w:rsidR="00EF6313" w:rsidRPr="00EF6313" w:rsidRDefault="00EF6313" w:rsidP="00EF6313">
            <w:r w:rsidRPr="00EF6313">
              <w:t xml:space="preserve">Used to </w:t>
            </w:r>
            <w:r w:rsidRPr="00EF6313">
              <w:rPr>
                <w:b/>
                <w:bCs/>
              </w:rPr>
              <w:t>pass data</w:t>
            </w:r>
            <w:r w:rsidRPr="00EF6313">
              <w:t xml:space="preserve"> and configuration.</w:t>
            </w:r>
          </w:p>
        </w:tc>
        <w:tc>
          <w:tcPr>
            <w:tcW w:w="0" w:type="auto"/>
            <w:vAlign w:val="center"/>
            <w:hideMark/>
          </w:tcPr>
          <w:p w14:paraId="5A6DE627" w14:textId="77777777" w:rsidR="00EF6313" w:rsidRPr="00EF6313" w:rsidRDefault="00EF6313" w:rsidP="00EF6313">
            <w:r w:rsidRPr="00EF6313">
              <w:t xml:space="preserve">Used to </w:t>
            </w:r>
            <w:r w:rsidRPr="00EF6313">
              <w:rPr>
                <w:b/>
                <w:bCs/>
              </w:rPr>
              <w:t>store and manage</w:t>
            </w:r>
            <w:r w:rsidRPr="00EF6313">
              <w:t xml:space="preserve"> dynamic data.</w:t>
            </w:r>
          </w:p>
        </w:tc>
      </w:tr>
      <w:tr w:rsidR="00EF6313" w:rsidRPr="00EF6313" w14:paraId="74C4029C" w14:textId="77777777">
        <w:trPr>
          <w:tblCellSpacing w:w="15" w:type="dxa"/>
        </w:trPr>
        <w:tc>
          <w:tcPr>
            <w:tcW w:w="0" w:type="auto"/>
            <w:vAlign w:val="center"/>
            <w:hideMark/>
          </w:tcPr>
          <w:p w14:paraId="7843B164" w14:textId="77777777" w:rsidR="00EF6313" w:rsidRPr="00EF6313" w:rsidRDefault="00EF6313" w:rsidP="00EF6313">
            <w:r w:rsidRPr="00EF6313">
              <w:rPr>
                <w:b/>
                <w:bCs/>
              </w:rPr>
              <w:t>Example</w:t>
            </w:r>
          </w:p>
        </w:tc>
        <w:tc>
          <w:tcPr>
            <w:tcW w:w="0" w:type="auto"/>
            <w:vAlign w:val="center"/>
            <w:hideMark/>
          </w:tcPr>
          <w:p w14:paraId="57F93A65" w14:textId="77777777" w:rsidR="00EF6313" w:rsidRPr="00EF6313" w:rsidRDefault="00EF6313" w:rsidP="00EF6313">
            <w:r w:rsidRPr="00EF6313">
              <w:t>&lt;User name="Janki" /&gt;</w:t>
            </w:r>
          </w:p>
        </w:tc>
        <w:tc>
          <w:tcPr>
            <w:tcW w:w="0" w:type="auto"/>
            <w:vAlign w:val="center"/>
            <w:hideMark/>
          </w:tcPr>
          <w:p w14:paraId="0F421248" w14:textId="4076A132" w:rsidR="00EF6313" w:rsidRPr="00EF6313" w:rsidRDefault="00EF6313" w:rsidP="00EF6313">
            <w:proofErr w:type="gramStart"/>
            <w:r w:rsidRPr="00EF6313">
              <w:t>this.state</w:t>
            </w:r>
            <w:proofErr w:type="gramEnd"/>
            <w:r w:rsidRPr="00EF6313">
              <w:t xml:space="preserve"> = </w:t>
            </w:r>
            <w:proofErr w:type="gramStart"/>
            <w:r w:rsidRPr="00EF6313">
              <w:t>{ count</w:t>
            </w:r>
            <w:proofErr w:type="gramEnd"/>
            <w:r w:rsidRPr="00EF6313">
              <w:t xml:space="preserve">: </w:t>
            </w:r>
            <w:proofErr w:type="gramStart"/>
            <w:r w:rsidRPr="00EF6313">
              <w:t>0 }</w:t>
            </w:r>
            <w:proofErr w:type="gramEnd"/>
          </w:p>
        </w:tc>
      </w:tr>
    </w:tbl>
    <w:p w14:paraId="5447C3F3" w14:textId="74657BBD" w:rsidR="00B75F5A" w:rsidRPr="00EF6313" w:rsidRDefault="00B75F5A"/>
    <w:p w14:paraId="0D24DC8E" w14:textId="77777777" w:rsidR="008C18E5" w:rsidRPr="008C18E5" w:rsidRDefault="008C18E5">
      <w:pPr>
        <w:rPr>
          <w:b/>
          <w:bCs/>
        </w:rPr>
      </w:pPr>
      <w:r w:rsidRPr="008C18E5">
        <w:rPr>
          <w:b/>
          <w:bCs/>
        </w:rPr>
        <w:t xml:space="preserve">• Question 2: </w:t>
      </w:r>
    </w:p>
    <w:p w14:paraId="650718DA" w14:textId="0843AA6D" w:rsidR="004112E5" w:rsidRDefault="008C18E5">
      <w:pPr>
        <w:rPr>
          <w:sz w:val="28"/>
          <w:szCs w:val="28"/>
        </w:rPr>
      </w:pPr>
      <w:r w:rsidRPr="008C18E5">
        <w:rPr>
          <w:sz w:val="28"/>
          <w:szCs w:val="28"/>
        </w:rPr>
        <w:t>Explain the concept of state in React and how it is used to manage component data.</w:t>
      </w:r>
    </w:p>
    <w:p w14:paraId="0BA888AC" w14:textId="0F086E9C" w:rsidR="008C18E5" w:rsidRPr="00C05A63" w:rsidRDefault="008C18E5">
      <w:r w:rsidRPr="00C05A63">
        <w:sym w:font="Wingdings" w:char="F0E0"/>
      </w:r>
      <w:r w:rsidR="00A47CBC" w:rsidRPr="00C05A63">
        <w:rPr>
          <w:b/>
          <w:bCs/>
        </w:rPr>
        <w:t xml:space="preserve"> State</w:t>
      </w:r>
      <w:r w:rsidR="00A47CBC" w:rsidRPr="00C05A63">
        <w:t xml:space="preserve"> in React is an </w:t>
      </w:r>
      <w:r w:rsidR="00A47CBC" w:rsidRPr="00C05A63">
        <w:rPr>
          <w:b/>
          <w:bCs/>
        </w:rPr>
        <w:t>object</w:t>
      </w:r>
      <w:r w:rsidR="00A47CBC" w:rsidRPr="00C05A63">
        <w:t xml:space="preserve"> that stores </w:t>
      </w:r>
      <w:r w:rsidR="00A47CBC" w:rsidRPr="00C05A63">
        <w:rPr>
          <w:b/>
          <w:bCs/>
        </w:rPr>
        <w:t>dynamic data</w:t>
      </w:r>
      <w:r w:rsidR="00A47CBC" w:rsidRPr="00C05A63">
        <w:t xml:space="preserve"> about a component — data that can </w:t>
      </w:r>
      <w:r w:rsidR="00A47CBC" w:rsidRPr="00C05A63">
        <w:rPr>
          <w:b/>
          <w:bCs/>
        </w:rPr>
        <w:t>change over time</w:t>
      </w:r>
      <w:r w:rsidR="00A47CBC" w:rsidRPr="00C05A63">
        <w:t>.</w:t>
      </w:r>
    </w:p>
    <w:p w14:paraId="34B34787" w14:textId="77777777" w:rsidR="004112E5" w:rsidRPr="00C05A63" w:rsidRDefault="004112E5"/>
    <w:p w14:paraId="490036B9" w14:textId="77777777" w:rsidR="00C05A63" w:rsidRPr="00C05A63" w:rsidRDefault="00C05A63" w:rsidP="00C05A63">
      <w:pPr>
        <w:numPr>
          <w:ilvl w:val="0"/>
          <w:numId w:val="12"/>
        </w:numPr>
      </w:pPr>
      <w:r w:rsidRPr="00C05A63">
        <w:rPr>
          <w:b/>
          <w:bCs/>
        </w:rPr>
        <w:t>Managed within the component:</w:t>
      </w:r>
      <w:r w:rsidRPr="00C05A63">
        <w:br/>
        <w:t>Each component can maintain its own state — it’s local and private to that component.</w:t>
      </w:r>
    </w:p>
    <w:p w14:paraId="28402762" w14:textId="40898412" w:rsidR="00C05A63" w:rsidRPr="00C05A63" w:rsidRDefault="00C05A63" w:rsidP="00C05A63">
      <w:pPr>
        <w:numPr>
          <w:ilvl w:val="0"/>
          <w:numId w:val="12"/>
        </w:numPr>
      </w:pPr>
      <w:r w:rsidRPr="00C05A63">
        <w:rPr>
          <w:b/>
          <w:bCs/>
        </w:rPr>
        <w:t>Mutable (can change):</w:t>
      </w:r>
      <w:r w:rsidRPr="00C05A63">
        <w:br/>
        <w:t xml:space="preserve">Unlike props, the state can be updated using setState () (in class components) or the </w:t>
      </w:r>
      <w:proofErr w:type="gramStart"/>
      <w:r w:rsidRPr="00C05A63">
        <w:t>useState(</w:t>
      </w:r>
      <w:proofErr w:type="gramEnd"/>
      <w:r w:rsidRPr="00C05A63">
        <w:t>) hook (in functional components).</w:t>
      </w:r>
    </w:p>
    <w:p w14:paraId="40339BB7" w14:textId="77777777" w:rsidR="00C05A63" w:rsidRPr="00C05A63" w:rsidRDefault="00C05A63" w:rsidP="00C05A63">
      <w:pPr>
        <w:numPr>
          <w:ilvl w:val="0"/>
          <w:numId w:val="12"/>
        </w:numPr>
      </w:pPr>
      <w:r w:rsidRPr="00C05A63">
        <w:rPr>
          <w:b/>
          <w:bCs/>
        </w:rPr>
        <w:t>Triggers re-rendering:</w:t>
      </w:r>
      <w:r w:rsidRPr="00C05A63">
        <w:br/>
        <w:t xml:space="preserve">When the state changes, React </w:t>
      </w:r>
      <w:r w:rsidRPr="00C05A63">
        <w:rPr>
          <w:b/>
          <w:bCs/>
        </w:rPr>
        <w:t>re-renders</w:t>
      </w:r>
      <w:r w:rsidRPr="00C05A63">
        <w:t xml:space="preserve"> the component to reflect the new data in the UI.</w:t>
      </w:r>
    </w:p>
    <w:p w14:paraId="16E98F67" w14:textId="7E2B3CBB" w:rsidR="00C05A63" w:rsidRPr="00C05A63" w:rsidRDefault="00C05A63" w:rsidP="00C05A63">
      <w:pPr>
        <w:numPr>
          <w:ilvl w:val="0"/>
          <w:numId w:val="12"/>
        </w:numPr>
      </w:pPr>
      <w:r w:rsidRPr="00C05A63">
        <w:rPr>
          <w:b/>
          <w:bCs/>
        </w:rPr>
        <w:lastRenderedPageBreak/>
        <w:t>Used for dynamic behaviour:</w:t>
      </w:r>
      <w:r w:rsidRPr="00C05A63">
        <w:br/>
        <w:t>Ideal for things like counters, form inputs, toggles, API data, etc.</w:t>
      </w:r>
    </w:p>
    <w:p w14:paraId="3F4196F1" w14:textId="77777777" w:rsidR="00E60BBD" w:rsidRDefault="00E60BBD"/>
    <w:p w14:paraId="0FD2C68D" w14:textId="2417C732" w:rsidR="00E60BBD" w:rsidRPr="00E60BBD" w:rsidRDefault="00E60BBD">
      <w:pPr>
        <w:rPr>
          <w:b/>
          <w:bCs/>
        </w:rPr>
      </w:pPr>
      <w:r w:rsidRPr="00E60BBD">
        <w:rPr>
          <w:b/>
          <w:bCs/>
        </w:rPr>
        <w:t>• Question 3:</w:t>
      </w:r>
    </w:p>
    <w:p w14:paraId="27AF3984" w14:textId="674EAEC3" w:rsidR="002957C7" w:rsidRDefault="00E60BBD">
      <w:pPr>
        <w:rPr>
          <w:sz w:val="28"/>
          <w:szCs w:val="28"/>
        </w:rPr>
      </w:pPr>
      <w:r w:rsidRPr="00E60BBD">
        <w:rPr>
          <w:sz w:val="28"/>
          <w:szCs w:val="28"/>
        </w:rPr>
        <w:t xml:space="preserve"> Why is this. SetState</w:t>
      </w:r>
      <w:r>
        <w:rPr>
          <w:sz w:val="28"/>
          <w:szCs w:val="28"/>
        </w:rPr>
        <w:t xml:space="preserve"> </w:t>
      </w:r>
      <w:r w:rsidRPr="00E60BBD">
        <w:rPr>
          <w:sz w:val="28"/>
          <w:szCs w:val="28"/>
        </w:rPr>
        <w:t>() used in class components, and how does it work?</w:t>
      </w:r>
    </w:p>
    <w:p w14:paraId="219403A5" w14:textId="18889CAA" w:rsidR="00E60BBD" w:rsidRPr="00C14E8C" w:rsidRDefault="00E60BBD">
      <w:r w:rsidRPr="00C14E8C">
        <w:sym w:font="Wingdings" w:char="F0E0"/>
      </w:r>
      <w:r w:rsidR="000F1C61" w:rsidRPr="00C14E8C">
        <w:t xml:space="preserve"> In </w:t>
      </w:r>
      <w:r w:rsidR="000F1C61" w:rsidRPr="00C14E8C">
        <w:rPr>
          <w:b/>
          <w:bCs/>
        </w:rPr>
        <w:t>React class components</w:t>
      </w:r>
      <w:r w:rsidR="000F1C61" w:rsidRPr="00C14E8C">
        <w:t xml:space="preserve">, this.setState() is used to </w:t>
      </w:r>
      <w:r w:rsidR="000F1C61" w:rsidRPr="00C14E8C">
        <w:rPr>
          <w:b/>
          <w:bCs/>
        </w:rPr>
        <w:t>update the component’s state</w:t>
      </w:r>
      <w:r w:rsidR="000F1C61" w:rsidRPr="00C14E8C">
        <w:t>.</w:t>
      </w:r>
    </w:p>
    <w:p w14:paraId="2B45DA98" w14:textId="4C1A4D48" w:rsidR="00C14E8C" w:rsidRPr="00C14E8C" w:rsidRDefault="00C14E8C" w:rsidP="00C14E8C">
      <w:r w:rsidRPr="00C14E8C">
        <w:sym w:font="Wingdings" w:char="F0E0"/>
      </w:r>
      <w:r w:rsidRPr="00C14E8C">
        <w:rPr>
          <w:rFonts w:ascii="Times New Roman" w:eastAsia="Times New Roman" w:hAnsi="Symbol" w:cs="Times New Roman"/>
          <w:kern w:val="0"/>
          <w:lang w:eastAsia="en-IN"/>
          <w14:ligatures w14:val="none"/>
        </w:rPr>
        <w:t xml:space="preserve"> </w:t>
      </w:r>
      <w:r w:rsidRPr="00C14E8C">
        <w:rPr>
          <w:b/>
          <w:bCs/>
        </w:rPr>
        <w:t>To update the state correctly:</w:t>
      </w:r>
      <w:r w:rsidRPr="00C14E8C">
        <w:br/>
        <w:t xml:space="preserve">You </w:t>
      </w:r>
      <w:r w:rsidRPr="00C14E8C">
        <w:rPr>
          <w:b/>
          <w:bCs/>
        </w:rPr>
        <w:t>should never modify the state directly</w:t>
      </w:r>
      <w:r w:rsidRPr="00C14E8C">
        <w:t xml:space="preserve"> (e.g., this. state. Count = 1) because React won’t know that it needs to re-render.</w:t>
      </w:r>
      <w:r w:rsidRPr="00C14E8C">
        <w:br/>
        <w:t>Instead, this. setState () ensures React is aware of the change.</w:t>
      </w:r>
    </w:p>
    <w:p w14:paraId="6ED7B47A" w14:textId="77777777" w:rsidR="00CE6036" w:rsidRDefault="00C14E8C" w:rsidP="00CE6036">
      <w:pPr>
        <w:rPr>
          <w:sz w:val="32"/>
          <w:szCs w:val="32"/>
        </w:rPr>
      </w:pPr>
      <w:r w:rsidRPr="00C14E8C">
        <w:rPr>
          <w:b/>
          <w:bCs/>
        </w:rPr>
        <w:t>Triggers automatic re-render:</w:t>
      </w:r>
      <w:r w:rsidRPr="00C14E8C">
        <w:br/>
        <w:t>When you call this. setState</w:t>
      </w:r>
      <w:r>
        <w:t xml:space="preserve"> </w:t>
      </w:r>
      <w:r w:rsidRPr="00C14E8C">
        <w:t xml:space="preserve">(), React </w:t>
      </w:r>
      <w:r w:rsidRPr="00C14E8C">
        <w:rPr>
          <w:b/>
          <w:bCs/>
        </w:rPr>
        <w:t>schedules a re-render</w:t>
      </w:r>
      <w:r w:rsidRPr="00C14E8C">
        <w:t xml:space="preserve"> of the component to reflect the updated state in the UI.</w:t>
      </w:r>
      <w:r w:rsidR="00CE6036">
        <w:rPr>
          <w:sz w:val="32"/>
          <w:szCs w:val="32"/>
        </w:rPr>
        <w:t xml:space="preserve">                                        </w:t>
      </w:r>
    </w:p>
    <w:p w14:paraId="6D2856F3" w14:textId="77777777" w:rsidR="00CE6036" w:rsidRDefault="00CE6036" w:rsidP="00CE6036">
      <w:pPr>
        <w:rPr>
          <w:sz w:val="32"/>
          <w:szCs w:val="32"/>
        </w:rPr>
      </w:pPr>
      <w:r>
        <w:rPr>
          <w:sz w:val="32"/>
          <w:szCs w:val="32"/>
        </w:rPr>
        <w:t xml:space="preserve"> </w:t>
      </w:r>
    </w:p>
    <w:p w14:paraId="2412A25C" w14:textId="295083BC" w:rsidR="00CE6036" w:rsidRPr="00DA60D5" w:rsidRDefault="00CE6036" w:rsidP="00CE6036">
      <w:pPr>
        <w:rPr>
          <w:b/>
          <w:bCs/>
          <w:sz w:val="32"/>
          <w:szCs w:val="32"/>
        </w:rPr>
      </w:pPr>
      <w:r>
        <w:rPr>
          <w:sz w:val="32"/>
          <w:szCs w:val="32"/>
        </w:rPr>
        <w:t xml:space="preserve">                                   </w:t>
      </w:r>
      <w:r w:rsidRPr="00DA60D5">
        <w:rPr>
          <w:b/>
          <w:bCs/>
          <w:sz w:val="32"/>
          <w:szCs w:val="32"/>
        </w:rPr>
        <w:t xml:space="preserve">Handling Events in React </w:t>
      </w:r>
    </w:p>
    <w:p w14:paraId="79EB5D7D" w14:textId="77777777" w:rsidR="00CE6036" w:rsidRDefault="00CE6036" w:rsidP="00CE6036">
      <w:pPr>
        <w:rPr>
          <w:b/>
          <w:bCs/>
        </w:rPr>
      </w:pPr>
      <w:r w:rsidRPr="00DA60D5">
        <w:rPr>
          <w:b/>
          <w:bCs/>
        </w:rPr>
        <w:t>THEORY EXERCISE</w:t>
      </w:r>
    </w:p>
    <w:p w14:paraId="556E7BD8" w14:textId="77777777" w:rsidR="00CE6036" w:rsidRDefault="00CE6036" w:rsidP="00CE6036">
      <w:pPr>
        <w:rPr>
          <w:b/>
          <w:bCs/>
        </w:rPr>
      </w:pPr>
      <w:r w:rsidRPr="00DA60D5">
        <w:rPr>
          <w:b/>
          <w:bCs/>
        </w:rPr>
        <w:t xml:space="preserve">• Question 1: </w:t>
      </w:r>
    </w:p>
    <w:p w14:paraId="0A91FBFE" w14:textId="77777777" w:rsidR="00CE6036" w:rsidRDefault="00CE6036" w:rsidP="00CE6036">
      <w:pPr>
        <w:rPr>
          <w:sz w:val="32"/>
          <w:szCs w:val="32"/>
        </w:rPr>
      </w:pPr>
      <w:r w:rsidRPr="00DA60D5">
        <w:rPr>
          <w:sz w:val="32"/>
          <w:szCs w:val="32"/>
        </w:rPr>
        <w:t>How are events handled in React compared to vanilla JavaScript? Explain the concept of synthetic events.</w:t>
      </w:r>
    </w:p>
    <w:p w14:paraId="1D7CEFAE" w14:textId="77777777" w:rsidR="00CE6036" w:rsidRPr="00DA60D5" w:rsidRDefault="00CE6036" w:rsidP="00CE6036">
      <w:r w:rsidRPr="00DA60D5">
        <w:rPr>
          <w:sz w:val="32"/>
          <w:szCs w:val="32"/>
        </w:rPr>
        <w:sym w:font="Wingdings" w:char="F0E0"/>
      </w:r>
      <w:r w:rsidRPr="00DA60D5">
        <w:rPr>
          <w:b/>
          <w:bCs/>
        </w:rPr>
        <w:t>Event Handling in Vanilla JavaScript</w:t>
      </w:r>
      <w:r w:rsidRPr="00DA60D5">
        <w:t>:</w:t>
      </w:r>
    </w:p>
    <w:p w14:paraId="5D03A6B9" w14:textId="77777777" w:rsidR="00CE6036" w:rsidRPr="00DA60D5" w:rsidRDefault="00CE6036" w:rsidP="00CE6036">
      <w:r w:rsidRPr="00DA60D5">
        <w:t xml:space="preserve"> Events are handled by the </w:t>
      </w:r>
      <w:r w:rsidRPr="00DA60D5">
        <w:rPr>
          <w:b/>
          <w:bCs/>
        </w:rPr>
        <w:t>browser’s native DOM event system</w:t>
      </w:r>
      <w:r w:rsidRPr="00DA60D5">
        <w:t>.</w:t>
      </w:r>
    </w:p>
    <w:p w14:paraId="701FF01B" w14:textId="77777777" w:rsidR="00CE6036" w:rsidRPr="00DA60D5" w:rsidRDefault="00CE6036" w:rsidP="00CE6036">
      <w:r w:rsidRPr="00DA60D5">
        <w:t>Event names are lowercase: "click", "mouseover", etc.</w:t>
      </w:r>
    </w:p>
    <w:p w14:paraId="144B210A" w14:textId="77777777" w:rsidR="00CE6036" w:rsidRPr="00DA60D5" w:rsidRDefault="00CE6036" w:rsidP="00CE6036">
      <w:proofErr w:type="gramStart"/>
      <w:r w:rsidRPr="00DA60D5">
        <w:t>this inside handlers</w:t>
      </w:r>
      <w:proofErr w:type="gramEnd"/>
      <w:r w:rsidRPr="00DA60D5">
        <w:t xml:space="preserve"> often refers to the DOM element.</w:t>
      </w:r>
    </w:p>
    <w:p w14:paraId="213F3F65" w14:textId="77777777" w:rsidR="00CE6036" w:rsidRPr="00DA60D5" w:rsidRDefault="00CE6036" w:rsidP="00CE6036">
      <w:pPr>
        <w:rPr>
          <w:b/>
          <w:bCs/>
        </w:rPr>
      </w:pPr>
      <w:r w:rsidRPr="00DA60D5">
        <w:rPr>
          <w:b/>
          <w:bCs/>
        </w:rPr>
        <w:sym w:font="Wingdings" w:char="F0E0"/>
      </w:r>
      <w:r w:rsidRPr="00DA60D5">
        <w:rPr>
          <w:b/>
          <w:bCs/>
        </w:rPr>
        <w:t>Event Handling in React</w:t>
      </w:r>
    </w:p>
    <w:p w14:paraId="126FD977" w14:textId="77777777" w:rsidR="00CE6036" w:rsidRPr="00DA60D5" w:rsidRDefault="00CE6036" w:rsidP="00CE6036">
      <w:r w:rsidRPr="00DA60D5">
        <w:t>React uses a different approach:</w:t>
      </w:r>
    </w:p>
    <w:p w14:paraId="67F6608D" w14:textId="77777777" w:rsidR="00CE6036" w:rsidRPr="00DA60D5" w:rsidRDefault="00CE6036" w:rsidP="00CE6036">
      <w:pPr>
        <w:rPr>
          <w:b/>
          <w:bCs/>
        </w:rPr>
      </w:pPr>
      <w:r w:rsidRPr="00DA60D5">
        <w:rPr>
          <w:b/>
          <w:bCs/>
        </w:rPr>
        <w:t xml:space="preserve"> React event handlers:</w:t>
      </w:r>
    </w:p>
    <w:p w14:paraId="71E2F582" w14:textId="77777777" w:rsidR="00CE6036" w:rsidRPr="00DA60D5" w:rsidRDefault="00CE6036" w:rsidP="00CE6036">
      <w:pPr>
        <w:numPr>
          <w:ilvl w:val="0"/>
          <w:numId w:val="13"/>
        </w:numPr>
      </w:pPr>
      <w:r w:rsidRPr="00DA60D5">
        <w:t xml:space="preserve">Written in </w:t>
      </w:r>
      <w:r w:rsidRPr="00DA60D5">
        <w:rPr>
          <w:b/>
          <w:bCs/>
        </w:rPr>
        <w:t>camelCase</w:t>
      </w:r>
      <w:r w:rsidRPr="00DA60D5">
        <w:t>:</w:t>
      </w:r>
      <w:r w:rsidRPr="00DA60D5">
        <w:br/>
      </w:r>
      <w:proofErr w:type="spellStart"/>
      <w:r w:rsidRPr="00DA60D5">
        <w:t>onClick</w:t>
      </w:r>
      <w:proofErr w:type="spellEnd"/>
      <w:r w:rsidRPr="00DA60D5">
        <w:t xml:space="preserve">, </w:t>
      </w:r>
      <w:proofErr w:type="spellStart"/>
      <w:r w:rsidRPr="00DA60D5">
        <w:t>onChange</w:t>
      </w:r>
      <w:proofErr w:type="spellEnd"/>
      <w:r w:rsidRPr="00DA60D5">
        <w:t xml:space="preserve">, </w:t>
      </w:r>
      <w:proofErr w:type="spellStart"/>
      <w:r w:rsidRPr="00DA60D5">
        <w:t>onSubmit</w:t>
      </w:r>
      <w:proofErr w:type="spellEnd"/>
    </w:p>
    <w:p w14:paraId="2AF178D5" w14:textId="77777777" w:rsidR="00CE6036" w:rsidRDefault="00CE6036" w:rsidP="00CE6036">
      <w:pPr>
        <w:numPr>
          <w:ilvl w:val="0"/>
          <w:numId w:val="13"/>
        </w:numPr>
      </w:pPr>
      <w:r w:rsidRPr="00DA60D5">
        <w:t xml:space="preserve">The handler is passed </w:t>
      </w:r>
      <w:r w:rsidRPr="00DA60D5">
        <w:rPr>
          <w:b/>
          <w:bCs/>
        </w:rPr>
        <w:t>as a function</w:t>
      </w:r>
      <w:r w:rsidRPr="00DA60D5">
        <w:t>, not a string.</w:t>
      </w:r>
    </w:p>
    <w:p w14:paraId="0CB55FEB" w14:textId="77777777" w:rsidR="00CE6036" w:rsidRDefault="00CE6036" w:rsidP="00CE6036"/>
    <w:p w14:paraId="252D7A5D" w14:textId="77777777" w:rsidR="00CE6036" w:rsidRPr="00DA60D5" w:rsidRDefault="00CE6036" w:rsidP="00CE6036">
      <w:pPr>
        <w:rPr>
          <w:b/>
          <w:bCs/>
        </w:rPr>
      </w:pPr>
      <w:r w:rsidRPr="00DA60D5">
        <w:rPr>
          <w:b/>
          <w:bCs/>
        </w:rPr>
        <w:t xml:space="preserve">• Question 2: </w:t>
      </w:r>
    </w:p>
    <w:p w14:paraId="5CBBF9E8" w14:textId="77777777" w:rsidR="00CE6036" w:rsidRDefault="00CE6036" w:rsidP="00CE6036">
      <w:pPr>
        <w:rPr>
          <w:sz w:val="28"/>
          <w:szCs w:val="28"/>
        </w:rPr>
      </w:pPr>
      <w:r w:rsidRPr="00DA60D5">
        <w:rPr>
          <w:sz w:val="28"/>
          <w:szCs w:val="28"/>
        </w:rPr>
        <w:t xml:space="preserve">What are some common event handlers in React.js? Provide examples of </w:t>
      </w:r>
      <w:proofErr w:type="spellStart"/>
      <w:r w:rsidRPr="00DA60D5">
        <w:rPr>
          <w:sz w:val="28"/>
          <w:szCs w:val="28"/>
        </w:rPr>
        <w:t>onClick</w:t>
      </w:r>
      <w:proofErr w:type="spellEnd"/>
      <w:r w:rsidRPr="00DA60D5">
        <w:rPr>
          <w:sz w:val="28"/>
          <w:szCs w:val="28"/>
        </w:rPr>
        <w:t xml:space="preserve">, </w:t>
      </w:r>
      <w:proofErr w:type="spellStart"/>
      <w:r w:rsidRPr="00DA60D5">
        <w:rPr>
          <w:sz w:val="28"/>
          <w:szCs w:val="28"/>
        </w:rPr>
        <w:t>onChange</w:t>
      </w:r>
      <w:proofErr w:type="spellEnd"/>
      <w:r w:rsidRPr="00DA60D5">
        <w:rPr>
          <w:sz w:val="28"/>
          <w:szCs w:val="28"/>
        </w:rPr>
        <w:t xml:space="preserve">, and </w:t>
      </w:r>
      <w:proofErr w:type="spellStart"/>
      <w:r w:rsidRPr="00DA60D5">
        <w:rPr>
          <w:sz w:val="28"/>
          <w:szCs w:val="28"/>
        </w:rPr>
        <w:t>onSubmit</w:t>
      </w:r>
      <w:proofErr w:type="spellEnd"/>
      <w:r w:rsidRPr="00DA60D5">
        <w:rPr>
          <w:sz w:val="28"/>
          <w:szCs w:val="28"/>
        </w:rPr>
        <w:t>.</w:t>
      </w:r>
    </w:p>
    <w:p w14:paraId="326F14FF" w14:textId="77777777" w:rsidR="00CE6036" w:rsidRPr="00DA60D5" w:rsidRDefault="00CE6036" w:rsidP="00CE6036">
      <w:r w:rsidRPr="00DA60D5">
        <w:sym w:font="Wingdings" w:char="F0E0"/>
      </w:r>
      <w:r w:rsidRPr="00DA60D5">
        <w:t>Some of the most common ones include:</w:t>
      </w:r>
    </w:p>
    <w:p w14:paraId="6A853AB3" w14:textId="77777777" w:rsidR="00CE6036" w:rsidRPr="00DA60D5" w:rsidRDefault="00CE6036" w:rsidP="00CE6036">
      <w:pPr>
        <w:numPr>
          <w:ilvl w:val="0"/>
          <w:numId w:val="14"/>
        </w:numPr>
      </w:pPr>
      <w:proofErr w:type="spellStart"/>
      <w:r w:rsidRPr="00DA60D5">
        <w:t>onClick</w:t>
      </w:r>
      <w:proofErr w:type="spellEnd"/>
      <w:r w:rsidRPr="00DA60D5">
        <w:t xml:space="preserve"> – triggered when a user clicks an element</w:t>
      </w:r>
    </w:p>
    <w:p w14:paraId="1429CA7C" w14:textId="77777777" w:rsidR="00CE6036" w:rsidRPr="00DA60D5" w:rsidRDefault="00CE6036" w:rsidP="00CE6036">
      <w:pPr>
        <w:numPr>
          <w:ilvl w:val="0"/>
          <w:numId w:val="14"/>
        </w:numPr>
      </w:pPr>
      <w:proofErr w:type="spellStart"/>
      <w:r w:rsidRPr="00DA60D5">
        <w:t>onChange</w:t>
      </w:r>
      <w:proofErr w:type="spellEnd"/>
      <w:r w:rsidRPr="00DA60D5">
        <w:t xml:space="preserve"> – triggered when input values change</w:t>
      </w:r>
    </w:p>
    <w:p w14:paraId="2249A847" w14:textId="77777777" w:rsidR="00CE6036" w:rsidRPr="00DA60D5" w:rsidRDefault="00CE6036" w:rsidP="00CE6036">
      <w:pPr>
        <w:numPr>
          <w:ilvl w:val="0"/>
          <w:numId w:val="14"/>
        </w:numPr>
      </w:pPr>
      <w:proofErr w:type="spellStart"/>
      <w:r w:rsidRPr="00DA60D5">
        <w:t>onSubmit</w:t>
      </w:r>
      <w:proofErr w:type="spellEnd"/>
      <w:r w:rsidRPr="00DA60D5">
        <w:t xml:space="preserve"> – triggered when a form is submitted</w:t>
      </w:r>
    </w:p>
    <w:p w14:paraId="7EC96C3A" w14:textId="77777777" w:rsidR="00CE6036" w:rsidRPr="00DA60D5" w:rsidRDefault="00CE6036" w:rsidP="00CE6036">
      <w:pPr>
        <w:numPr>
          <w:ilvl w:val="0"/>
          <w:numId w:val="14"/>
        </w:numPr>
      </w:pPr>
      <w:proofErr w:type="spellStart"/>
      <w:r w:rsidRPr="00DA60D5">
        <w:t>onKeyDown</w:t>
      </w:r>
      <w:proofErr w:type="spellEnd"/>
      <w:r w:rsidRPr="00DA60D5">
        <w:t xml:space="preserve"> / </w:t>
      </w:r>
      <w:proofErr w:type="spellStart"/>
      <w:r w:rsidRPr="00DA60D5">
        <w:t>onKeyUp</w:t>
      </w:r>
      <w:proofErr w:type="spellEnd"/>
    </w:p>
    <w:p w14:paraId="1049F55E" w14:textId="77777777" w:rsidR="00CE6036" w:rsidRPr="00DA60D5" w:rsidRDefault="00CE6036" w:rsidP="00CE6036">
      <w:pPr>
        <w:numPr>
          <w:ilvl w:val="0"/>
          <w:numId w:val="14"/>
        </w:numPr>
      </w:pPr>
      <w:proofErr w:type="spellStart"/>
      <w:r w:rsidRPr="00DA60D5">
        <w:t>onFocus</w:t>
      </w:r>
      <w:proofErr w:type="spellEnd"/>
      <w:r w:rsidRPr="00DA60D5">
        <w:t xml:space="preserve"> / </w:t>
      </w:r>
      <w:proofErr w:type="spellStart"/>
      <w:r w:rsidRPr="00DA60D5">
        <w:t>onBlur</w:t>
      </w:r>
      <w:proofErr w:type="spellEnd"/>
    </w:p>
    <w:p w14:paraId="0056DA37" w14:textId="77777777" w:rsidR="00CE6036" w:rsidRPr="000C2F34" w:rsidRDefault="00CE6036" w:rsidP="00CE6036">
      <w:pPr>
        <w:pStyle w:val="ListParagraph"/>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r w:rsidRPr="000C2F34">
        <w:rPr>
          <w:rFonts w:ascii="Times New Roman" w:eastAsia="Times New Roman" w:hAnsi="Times New Roman" w:cs="Times New Roman"/>
          <w:b/>
          <w:bCs/>
          <w:kern w:val="36"/>
          <w:lang w:eastAsia="en-IN"/>
          <w14:ligatures w14:val="none"/>
        </w:rPr>
        <w:t xml:space="preserve">1. </w:t>
      </w:r>
      <w:proofErr w:type="spellStart"/>
      <w:r w:rsidRPr="000C2F34">
        <w:rPr>
          <w:rFonts w:ascii="Times New Roman" w:eastAsia="Times New Roman" w:hAnsi="Times New Roman" w:cs="Times New Roman"/>
          <w:b/>
          <w:bCs/>
          <w:kern w:val="36"/>
          <w:lang w:eastAsia="en-IN"/>
          <w14:ligatures w14:val="none"/>
        </w:rPr>
        <w:t>onClick</w:t>
      </w:r>
      <w:proofErr w:type="spellEnd"/>
      <w:r w:rsidRPr="000C2F34">
        <w:rPr>
          <w:rFonts w:ascii="Times New Roman" w:eastAsia="Times New Roman" w:hAnsi="Times New Roman" w:cs="Times New Roman"/>
          <w:b/>
          <w:bCs/>
          <w:kern w:val="36"/>
          <w:lang w:eastAsia="en-IN"/>
          <w14:ligatures w14:val="none"/>
        </w:rPr>
        <w:t xml:space="preserve"> Example</w:t>
      </w:r>
    </w:p>
    <w:p w14:paraId="1EFE12E6" w14:textId="77777777" w:rsidR="00CE6036" w:rsidRPr="000C2F34" w:rsidRDefault="00CE6036" w:rsidP="00CE6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C2F34">
        <w:rPr>
          <w:rFonts w:ascii="Courier New" w:eastAsia="Times New Roman" w:hAnsi="Courier New" w:cs="Courier New"/>
          <w:kern w:val="0"/>
          <w:sz w:val="20"/>
          <w:szCs w:val="20"/>
          <w:lang w:eastAsia="en-IN"/>
          <w14:ligatures w14:val="none"/>
        </w:rPr>
        <w:t xml:space="preserve">function </w:t>
      </w:r>
      <w:proofErr w:type="gramStart"/>
      <w:r w:rsidRPr="000C2F34">
        <w:rPr>
          <w:rFonts w:ascii="Courier New" w:eastAsia="Times New Roman" w:hAnsi="Courier New" w:cs="Courier New"/>
          <w:kern w:val="0"/>
          <w:sz w:val="20"/>
          <w:szCs w:val="20"/>
          <w:lang w:eastAsia="en-IN"/>
          <w14:ligatures w14:val="none"/>
        </w:rPr>
        <w:t>ClickExample(</w:t>
      </w:r>
      <w:proofErr w:type="gramEnd"/>
      <w:r w:rsidRPr="000C2F34">
        <w:rPr>
          <w:rFonts w:ascii="Courier New" w:eastAsia="Times New Roman" w:hAnsi="Courier New" w:cs="Courier New"/>
          <w:kern w:val="0"/>
          <w:sz w:val="20"/>
          <w:szCs w:val="20"/>
          <w:lang w:eastAsia="en-IN"/>
          <w14:ligatures w14:val="none"/>
        </w:rPr>
        <w:t>) {</w:t>
      </w:r>
    </w:p>
    <w:p w14:paraId="1427CDC3" w14:textId="77777777" w:rsidR="00CE6036" w:rsidRPr="000C2F34" w:rsidRDefault="00CE6036" w:rsidP="00CE603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60D6949" w14:textId="77777777" w:rsidR="00CE6036" w:rsidRPr="000C2F34" w:rsidRDefault="00CE6036" w:rsidP="00CE603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C2F34">
        <w:rPr>
          <w:rFonts w:ascii="Courier New" w:eastAsia="Times New Roman" w:hAnsi="Courier New" w:cs="Courier New"/>
          <w:kern w:val="0"/>
          <w:sz w:val="20"/>
          <w:szCs w:val="20"/>
          <w:lang w:eastAsia="en-IN"/>
          <w14:ligatures w14:val="none"/>
        </w:rPr>
        <w:t xml:space="preserve">  </w:t>
      </w:r>
      <w:proofErr w:type="spellStart"/>
      <w:r w:rsidRPr="000C2F34">
        <w:rPr>
          <w:rFonts w:ascii="Courier New" w:eastAsia="Times New Roman" w:hAnsi="Courier New" w:cs="Courier New"/>
          <w:kern w:val="0"/>
          <w:sz w:val="20"/>
          <w:szCs w:val="20"/>
          <w:lang w:eastAsia="en-IN"/>
          <w14:ligatures w14:val="none"/>
        </w:rPr>
        <w:t>const</w:t>
      </w:r>
      <w:proofErr w:type="spellEnd"/>
      <w:r w:rsidRPr="000C2F34">
        <w:rPr>
          <w:rFonts w:ascii="Courier New" w:eastAsia="Times New Roman" w:hAnsi="Courier New" w:cs="Courier New"/>
          <w:kern w:val="0"/>
          <w:sz w:val="20"/>
          <w:szCs w:val="20"/>
          <w:lang w:eastAsia="en-IN"/>
          <w14:ligatures w14:val="none"/>
        </w:rPr>
        <w:t xml:space="preserve"> </w:t>
      </w:r>
      <w:proofErr w:type="spellStart"/>
      <w:r w:rsidRPr="000C2F34">
        <w:rPr>
          <w:rFonts w:ascii="Courier New" w:eastAsia="Times New Roman" w:hAnsi="Courier New" w:cs="Courier New"/>
          <w:kern w:val="0"/>
          <w:sz w:val="20"/>
          <w:szCs w:val="20"/>
          <w:lang w:eastAsia="en-IN"/>
          <w14:ligatures w14:val="none"/>
        </w:rPr>
        <w:t>handleClick</w:t>
      </w:r>
      <w:proofErr w:type="spellEnd"/>
      <w:r w:rsidRPr="000C2F34">
        <w:rPr>
          <w:rFonts w:ascii="Courier New" w:eastAsia="Times New Roman" w:hAnsi="Courier New" w:cs="Courier New"/>
          <w:kern w:val="0"/>
          <w:sz w:val="20"/>
          <w:szCs w:val="20"/>
          <w:lang w:eastAsia="en-IN"/>
          <w14:ligatures w14:val="none"/>
        </w:rPr>
        <w:t xml:space="preserve"> = () =&gt; {</w:t>
      </w:r>
    </w:p>
    <w:p w14:paraId="5B8CFF3E" w14:textId="77777777" w:rsidR="00CE6036" w:rsidRPr="000C2F34" w:rsidRDefault="00CE6036" w:rsidP="00CE603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C2F34">
        <w:rPr>
          <w:rFonts w:ascii="Courier New" w:eastAsia="Times New Roman" w:hAnsi="Courier New" w:cs="Courier New"/>
          <w:kern w:val="0"/>
          <w:sz w:val="20"/>
          <w:szCs w:val="20"/>
          <w:lang w:eastAsia="en-IN"/>
          <w14:ligatures w14:val="none"/>
        </w:rPr>
        <w:t xml:space="preserve">    </w:t>
      </w:r>
      <w:proofErr w:type="gramStart"/>
      <w:r w:rsidRPr="000C2F34">
        <w:rPr>
          <w:rFonts w:ascii="Courier New" w:eastAsia="Times New Roman" w:hAnsi="Courier New" w:cs="Courier New"/>
          <w:kern w:val="0"/>
          <w:sz w:val="20"/>
          <w:szCs w:val="20"/>
          <w:lang w:eastAsia="en-IN"/>
          <w14:ligatures w14:val="none"/>
        </w:rPr>
        <w:t>alert(</w:t>
      </w:r>
      <w:proofErr w:type="gramEnd"/>
      <w:r w:rsidRPr="000C2F34">
        <w:rPr>
          <w:rFonts w:ascii="Courier New" w:eastAsia="Times New Roman" w:hAnsi="Courier New" w:cs="Courier New"/>
          <w:kern w:val="0"/>
          <w:sz w:val="20"/>
          <w:szCs w:val="20"/>
          <w:lang w:eastAsia="en-IN"/>
          <w14:ligatures w14:val="none"/>
        </w:rPr>
        <w:t>"Button clicked!"</w:t>
      </w:r>
      <w:proofErr w:type="gramStart"/>
      <w:r w:rsidRPr="000C2F34">
        <w:rPr>
          <w:rFonts w:ascii="Courier New" w:eastAsia="Times New Roman" w:hAnsi="Courier New" w:cs="Courier New"/>
          <w:kern w:val="0"/>
          <w:sz w:val="20"/>
          <w:szCs w:val="20"/>
          <w:lang w:eastAsia="en-IN"/>
          <w14:ligatures w14:val="none"/>
        </w:rPr>
        <w:t>);</w:t>
      </w:r>
      <w:proofErr w:type="gramEnd"/>
    </w:p>
    <w:p w14:paraId="4B28D2AD" w14:textId="77777777" w:rsidR="00CE6036" w:rsidRPr="000C2F34" w:rsidRDefault="00CE6036" w:rsidP="00CE603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C2F34">
        <w:rPr>
          <w:rFonts w:ascii="Courier New" w:eastAsia="Times New Roman" w:hAnsi="Courier New" w:cs="Courier New"/>
          <w:kern w:val="0"/>
          <w:sz w:val="20"/>
          <w:szCs w:val="20"/>
          <w:lang w:eastAsia="en-IN"/>
          <w14:ligatures w14:val="none"/>
        </w:rPr>
        <w:t xml:space="preserve">  };</w:t>
      </w:r>
    </w:p>
    <w:p w14:paraId="782718ED" w14:textId="77777777" w:rsidR="00CE6036" w:rsidRPr="000C2F34" w:rsidRDefault="00CE6036" w:rsidP="00CE603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EF43363" w14:textId="77777777" w:rsidR="00CE6036" w:rsidRPr="000C2F34" w:rsidRDefault="00CE6036" w:rsidP="00CE603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C2F34">
        <w:rPr>
          <w:rFonts w:ascii="Courier New" w:eastAsia="Times New Roman" w:hAnsi="Courier New" w:cs="Courier New"/>
          <w:kern w:val="0"/>
          <w:sz w:val="20"/>
          <w:szCs w:val="20"/>
          <w:lang w:eastAsia="en-IN"/>
          <w14:ligatures w14:val="none"/>
        </w:rPr>
        <w:t xml:space="preserve">  return (</w:t>
      </w:r>
    </w:p>
    <w:p w14:paraId="49641709" w14:textId="77777777" w:rsidR="00CE6036" w:rsidRPr="000C2F34" w:rsidRDefault="00CE6036" w:rsidP="00CE603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C2F34">
        <w:rPr>
          <w:rFonts w:ascii="Courier New" w:eastAsia="Times New Roman" w:hAnsi="Courier New" w:cs="Courier New"/>
          <w:kern w:val="0"/>
          <w:sz w:val="20"/>
          <w:szCs w:val="20"/>
          <w:lang w:eastAsia="en-IN"/>
          <w14:ligatures w14:val="none"/>
        </w:rPr>
        <w:t xml:space="preserve">    &lt;button </w:t>
      </w:r>
      <w:proofErr w:type="spellStart"/>
      <w:r w:rsidRPr="000C2F34">
        <w:rPr>
          <w:rFonts w:ascii="Courier New" w:eastAsia="Times New Roman" w:hAnsi="Courier New" w:cs="Courier New"/>
          <w:kern w:val="0"/>
          <w:sz w:val="20"/>
          <w:szCs w:val="20"/>
          <w:lang w:eastAsia="en-IN"/>
          <w14:ligatures w14:val="none"/>
        </w:rPr>
        <w:t>onClick</w:t>
      </w:r>
      <w:proofErr w:type="spellEnd"/>
      <w:r w:rsidRPr="000C2F34">
        <w:rPr>
          <w:rFonts w:ascii="Courier New" w:eastAsia="Times New Roman" w:hAnsi="Courier New" w:cs="Courier New"/>
          <w:kern w:val="0"/>
          <w:sz w:val="20"/>
          <w:szCs w:val="20"/>
          <w:lang w:eastAsia="en-IN"/>
          <w14:ligatures w14:val="none"/>
        </w:rPr>
        <w:t>={</w:t>
      </w:r>
      <w:proofErr w:type="spellStart"/>
      <w:r w:rsidRPr="000C2F34">
        <w:rPr>
          <w:rFonts w:ascii="Courier New" w:eastAsia="Times New Roman" w:hAnsi="Courier New" w:cs="Courier New"/>
          <w:kern w:val="0"/>
          <w:sz w:val="20"/>
          <w:szCs w:val="20"/>
          <w:lang w:eastAsia="en-IN"/>
          <w14:ligatures w14:val="none"/>
        </w:rPr>
        <w:t>handleClick</w:t>
      </w:r>
      <w:proofErr w:type="spellEnd"/>
      <w:r w:rsidRPr="000C2F34">
        <w:rPr>
          <w:rFonts w:ascii="Courier New" w:eastAsia="Times New Roman" w:hAnsi="Courier New" w:cs="Courier New"/>
          <w:kern w:val="0"/>
          <w:sz w:val="20"/>
          <w:szCs w:val="20"/>
          <w:lang w:eastAsia="en-IN"/>
          <w14:ligatures w14:val="none"/>
        </w:rPr>
        <w:t>}&gt;Click Me&lt;/button&gt;</w:t>
      </w:r>
    </w:p>
    <w:p w14:paraId="1FD48558" w14:textId="77777777" w:rsidR="00CE6036" w:rsidRPr="000C2F34" w:rsidRDefault="00CE6036" w:rsidP="00CE603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C2F34">
        <w:rPr>
          <w:rFonts w:ascii="Courier New" w:eastAsia="Times New Roman" w:hAnsi="Courier New" w:cs="Courier New"/>
          <w:kern w:val="0"/>
          <w:sz w:val="20"/>
          <w:szCs w:val="20"/>
          <w:lang w:eastAsia="en-IN"/>
          <w14:ligatures w14:val="none"/>
        </w:rPr>
        <w:t xml:space="preserve">  );</w:t>
      </w:r>
    </w:p>
    <w:p w14:paraId="370C48FA" w14:textId="77777777" w:rsidR="00CE6036" w:rsidRDefault="00CE6036" w:rsidP="00CE6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0C2F34">
        <w:rPr>
          <w:rFonts w:ascii="Courier New" w:eastAsia="Times New Roman" w:hAnsi="Courier New" w:cs="Courier New"/>
          <w:kern w:val="0"/>
          <w:sz w:val="20"/>
          <w:szCs w:val="20"/>
          <w:lang w:eastAsia="en-IN"/>
          <w14:ligatures w14:val="none"/>
        </w:rPr>
        <w:t>}</w:t>
      </w:r>
    </w:p>
    <w:p w14:paraId="6D5867A6" w14:textId="77777777" w:rsidR="00CE6036" w:rsidRPr="000C2F34" w:rsidRDefault="00CE6036" w:rsidP="00CE6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bCs/>
          <w:kern w:val="0"/>
          <w:sz w:val="20"/>
          <w:szCs w:val="20"/>
          <w:lang w:eastAsia="en-IN"/>
          <w14:ligatures w14:val="none"/>
        </w:rPr>
      </w:pPr>
      <w:r w:rsidRPr="000C2F34">
        <w:rPr>
          <w:rFonts w:ascii="Courier New" w:eastAsia="Times New Roman" w:hAnsi="Courier New" w:cs="Courier New"/>
          <w:b/>
          <w:bCs/>
          <w:kern w:val="0"/>
          <w:sz w:val="20"/>
          <w:szCs w:val="20"/>
          <w:lang w:eastAsia="en-IN"/>
          <w14:ligatures w14:val="none"/>
        </w:rPr>
        <w:t xml:space="preserve">2. </w:t>
      </w:r>
      <w:proofErr w:type="spellStart"/>
      <w:r w:rsidRPr="000C2F34">
        <w:rPr>
          <w:rFonts w:ascii="Courier New" w:eastAsia="Times New Roman" w:hAnsi="Courier New" w:cs="Courier New"/>
          <w:b/>
          <w:bCs/>
          <w:kern w:val="0"/>
          <w:sz w:val="20"/>
          <w:szCs w:val="20"/>
          <w:lang w:eastAsia="en-IN"/>
          <w14:ligatures w14:val="none"/>
        </w:rPr>
        <w:t>onChange</w:t>
      </w:r>
      <w:proofErr w:type="spellEnd"/>
      <w:r w:rsidRPr="000C2F34">
        <w:rPr>
          <w:rFonts w:ascii="Courier New" w:eastAsia="Times New Roman" w:hAnsi="Courier New" w:cs="Courier New"/>
          <w:b/>
          <w:bCs/>
          <w:kern w:val="0"/>
          <w:sz w:val="20"/>
          <w:szCs w:val="20"/>
          <w:lang w:eastAsia="en-IN"/>
          <w14:ligatures w14:val="none"/>
        </w:rPr>
        <w:t xml:space="preserve"> Example</w:t>
      </w:r>
    </w:p>
    <w:p w14:paraId="738D3A6C" w14:textId="77777777" w:rsidR="00CE6036" w:rsidRPr="000C2F34" w:rsidRDefault="00CE6036" w:rsidP="00CE6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0C2F34">
        <w:rPr>
          <w:rFonts w:ascii="Courier New" w:eastAsia="Times New Roman" w:hAnsi="Courier New" w:cs="Courier New"/>
          <w:kern w:val="0"/>
          <w:sz w:val="20"/>
          <w:szCs w:val="20"/>
          <w:lang w:eastAsia="en-IN"/>
          <w14:ligatures w14:val="none"/>
        </w:rPr>
        <w:t>Usually used with input fields.</w:t>
      </w:r>
    </w:p>
    <w:p w14:paraId="0C072977" w14:textId="77777777" w:rsidR="00CE6036" w:rsidRPr="000C2F34" w:rsidRDefault="00CE6036" w:rsidP="00CE6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0C2F34">
        <w:rPr>
          <w:rFonts w:ascii="Courier New" w:eastAsia="Times New Roman" w:hAnsi="Courier New" w:cs="Courier New"/>
          <w:kern w:val="0"/>
          <w:sz w:val="20"/>
          <w:szCs w:val="20"/>
          <w:lang w:eastAsia="en-IN"/>
          <w14:ligatures w14:val="none"/>
        </w:rPr>
        <w:t xml:space="preserve">function </w:t>
      </w:r>
      <w:proofErr w:type="spellStart"/>
      <w:proofErr w:type="gramStart"/>
      <w:r w:rsidRPr="000C2F34">
        <w:rPr>
          <w:rFonts w:ascii="Courier New" w:eastAsia="Times New Roman" w:hAnsi="Courier New" w:cs="Courier New"/>
          <w:kern w:val="0"/>
          <w:sz w:val="20"/>
          <w:szCs w:val="20"/>
          <w:lang w:eastAsia="en-IN"/>
          <w14:ligatures w14:val="none"/>
        </w:rPr>
        <w:t>InputExample</w:t>
      </w:r>
      <w:proofErr w:type="spellEnd"/>
      <w:r w:rsidRPr="000C2F34">
        <w:rPr>
          <w:rFonts w:ascii="Courier New" w:eastAsia="Times New Roman" w:hAnsi="Courier New" w:cs="Courier New"/>
          <w:kern w:val="0"/>
          <w:sz w:val="20"/>
          <w:szCs w:val="20"/>
          <w:lang w:eastAsia="en-IN"/>
          <w14:ligatures w14:val="none"/>
        </w:rPr>
        <w:t>(</w:t>
      </w:r>
      <w:proofErr w:type="gramEnd"/>
      <w:r w:rsidRPr="000C2F34">
        <w:rPr>
          <w:rFonts w:ascii="Courier New" w:eastAsia="Times New Roman" w:hAnsi="Courier New" w:cs="Courier New"/>
          <w:kern w:val="0"/>
          <w:sz w:val="20"/>
          <w:szCs w:val="20"/>
          <w:lang w:eastAsia="en-IN"/>
          <w14:ligatures w14:val="none"/>
        </w:rPr>
        <w:t>) {</w:t>
      </w:r>
    </w:p>
    <w:p w14:paraId="09CE60D2" w14:textId="77777777" w:rsidR="00CE6036" w:rsidRPr="000C2F34" w:rsidRDefault="00CE6036" w:rsidP="00CE6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4D6520AB" w14:textId="77777777" w:rsidR="00CE6036" w:rsidRPr="000C2F34" w:rsidRDefault="00CE6036" w:rsidP="00CE6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0C2F34">
        <w:rPr>
          <w:rFonts w:ascii="Courier New" w:eastAsia="Times New Roman" w:hAnsi="Courier New" w:cs="Courier New"/>
          <w:kern w:val="0"/>
          <w:sz w:val="20"/>
          <w:szCs w:val="20"/>
          <w:lang w:eastAsia="en-IN"/>
          <w14:ligatures w14:val="none"/>
        </w:rPr>
        <w:t xml:space="preserve">  </w:t>
      </w:r>
      <w:proofErr w:type="spellStart"/>
      <w:r w:rsidRPr="000C2F34">
        <w:rPr>
          <w:rFonts w:ascii="Courier New" w:eastAsia="Times New Roman" w:hAnsi="Courier New" w:cs="Courier New"/>
          <w:kern w:val="0"/>
          <w:sz w:val="20"/>
          <w:szCs w:val="20"/>
          <w:lang w:eastAsia="en-IN"/>
          <w14:ligatures w14:val="none"/>
        </w:rPr>
        <w:t>const</w:t>
      </w:r>
      <w:proofErr w:type="spellEnd"/>
      <w:r w:rsidRPr="000C2F34">
        <w:rPr>
          <w:rFonts w:ascii="Courier New" w:eastAsia="Times New Roman" w:hAnsi="Courier New" w:cs="Courier New"/>
          <w:kern w:val="0"/>
          <w:sz w:val="20"/>
          <w:szCs w:val="20"/>
          <w:lang w:eastAsia="en-IN"/>
          <w14:ligatures w14:val="none"/>
        </w:rPr>
        <w:t xml:space="preserve"> </w:t>
      </w:r>
      <w:proofErr w:type="spellStart"/>
      <w:r w:rsidRPr="000C2F34">
        <w:rPr>
          <w:rFonts w:ascii="Courier New" w:eastAsia="Times New Roman" w:hAnsi="Courier New" w:cs="Courier New"/>
          <w:kern w:val="0"/>
          <w:sz w:val="20"/>
          <w:szCs w:val="20"/>
          <w:lang w:eastAsia="en-IN"/>
          <w14:ligatures w14:val="none"/>
        </w:rPr>
        <w:t>handleChange</w:t>
      </w:r>
      <w:proofErr w:type="spellEnd"/>
      <w:r w:rsidRPr="000C2F34">
        <w:rPr>
          <w:rFonts w:ascii="Courier New" w:eastAsia="Times New Roman" w:hAnsi="Courier New" w:cs="Courier New"/>
          <w:kern w:val="0"/>
          <w:sz w:val="20"/>
          <w:szCs w:val="20"/>
          <w:lang w:eastAsia="en-IN"/>
          <w14:ligatures w14:val="none"/>
        </w:rPr>
        <w:t xml:space="preserve"> = (e) =&gt; {</w:t>
      </w:r>
    </w:p>
    <w:p w14:paraId="3BA32BCB" w14:textId="77777777" w:rsidR="00CE6036" w:rsidRPr="000C2F34" w:rsidRDefault="00CE6036" w:rsidP="00CE6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0C2F34">
        <w:rPr>
          <w:rFonts w:ascii="Courier New" w:eastAsia="Times New Roman" w:hAnsi="Courier New" w:cs="Courier New"/>
          <w:kern w:val="0"/>
          <w:sz w:val="20"/>
          <w:szCs w:val="20"/>
          <w:lang w:eastAsia="en-IN"/>
          <w14:ligatures w14:val="none"/>
        </w:rPr>
        <w:t xml:space="preserve">    console.log ("Input value:", </w:t>
      </w:r>
      <w:proofErr w:type="spellStart"/>
      <w:proofErr w:type="gramStart"/>
      <w:r w:rsidRPr="000C2F34">
        <w:rPr>
          <w:rFonts w:ascii="Courier New" w:eastAsia="Times New Roman" w:hAnsi="Courier New" w:cs="Courier New"/>
          <w:kern w:val="0"/>
          <w:sz w:val="20"/>
          <w:szCs w:val="20"/>
          <w:lang w:eastAsia="en-IN"/>
          <w14:ligatures w14:val="none"/>
        </w:rPr>
        <w:t>e.target</w:t>
      </w:r>
      <w:proofErr w:type="gramEnd"/>
      <w:r w:rsidRPr="000C2F34">
        <w:rPr>
          <w:rFonts w:ascii="Courier New" w:eastAsia="Times New Roman" w:hAnsi="Courier New" w:cs="Courier New"/>
          <w:kern w:val="0"/>
          <w:sz w:val="20"/>
          <w:szCs w:val="20"/>
          <w:lang w:eastAsia="en-IN"/>
          <w14:ligatures w14:val="none"/>
        </w:rPr>
        <w:t>.value</w:t>
      </w:r>
      <w:proofErr w:type="spellEnd"/>
      <w:proofErr w:type="gramStart"/>
      <w:r w:rsidRPr="000C2F34">
        <w:rPr>
          <w:rFonts w:ascii="Courier New" w:eastAsia="Times New Roman" w:hAnsi="Courier New" w:cs="Courier New"/>
          <w:kern w:val="0"/>
          <w:sz w:val="20"/>
          <w:szCs w:val="20"/>
          <w:lang w:eastAsia="en-IN"/>
          <w14:ligatures w14:val="none"/>
        </w:rPr>
        <w:t>);</w:t>
      </w:r>
      <w:proofErr w:type="gramEnd"/>
    </w:p>
    <w:p w14:paraId="7DD3E542" w14:textId="77777777" w:rsidR="00CE6036" w:rsidRPr="000C2F34" w:rsidRDefault="00CE6036" w:rsidP="00CE6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0C2F34">
        <w:rPr>
          <w:rFonts w:ascii="Courier New" w:eastAsia="Times New Roman" w:hAnsi="Courier New" w:cs="Courier New"/>
          <w:kern w:val="0"/>
          <w:sz w:val="20"/>
          <w:szCs w:val="20"/>
          <w:lang w:eastAsia="en-IN"/>
          <w14:ligatures w14:val="none"/>
        </w:rPr>
        <w:t xml:space="preserve">  };</w:t>
      </w:r>
    </w:p>
    <w:p w14:paraId="450EFF00" w14:textId="77777777" w:rsidR="00CE6036" w:rsidRPr="000C2F34" w:rsidRDefault="00CE6036" w:rsidP="00CE6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6B597DBC" w14:textId="77777777" w:rsidR="00CE6036" w:rsidRPr="000C2F34" w:rsidRDefault="00CE6036" w:rsidP="00CE6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0C2F34">
        <w:rPr>
          <w:rFonts w:ascii="Courier New" w:eastAsia="Times New Roman" w:hAnsi="Courier New" w:cs="Courier New"/>
          <w:kern w:val="0"/>
          <w:sz w:val="20"/>
          <w:szCs w:val="20"/>
          <w:lang w:eastAsia="en-IN"/>
          <w14:ligatures w14:val="none"/>
        </w:rPr>
        <w:t xml:space="preserve">  return (</w:t>
      </w:r>
    </w:p>
    <w:p w14:paraId="63399439" w14:textId="77777777" w:rsidR="00CE6036" w:rsidRPr="000C2F34" w:rsidRDefault="00CE6036" w:rsidP="00CE6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0C2F34">
        <w:rPr>
          <w:rFonts w:ascii="Courier New" w:eastAsia="Times New Roman" w:hAnsi="Courier New" w:cs="Courier New"/>
          <w:kern w:val="0"/>
          <w:sz w:val="20"/>
          <w:szCs w:val="20"/>
          <w:lang w:eastAsia="en-IN"/>
          <w14:ligatures w14:val="none"/>
        </w:rPr>
        <w:t xml:space="preserve">    &lt;input type="text" </w:t>
      </w:r>
      <w:proofErr w:type="spellStart"/>
      <w:r w:rsidRPr="000C2F34">
        <w:rPr>
          <w:rFonts w:ascii="Courier New" w:eastAsia="Times New Roman" w:hAnsi="Courier New" w:cs="Courier New"/>
          <w:kern w:val="0"/>
          <w:sz w:val="20"/>
          <w:szCs w:val="20"/>
          <w:lang w:eastAsia="en-IN"/>
          <w14:ligatures w14:val="none"/>
        </w:rPr>
        <w:t>onChange</w:t>
      </w:r>
      <w:proofErr w:type="spellEnd"/>
      <w:r w:rsidRPr="000C2F34">
        <w:rPr>
          <w:rFonts w:ascii="Courier New" w:eastAsia="Times New Roman" w:hAnsi="Courier New" w:cs="Courier New"/>
          <w:kern w:val="0"/>
          <w:sz w:val="20"/>
          <w:szCs w:val="20"/>
          <w:lang w:eastAsia="en-IN"/>
          <w14:ligatures w14:val="none"/>
        </w:rPr>
        <w:t>={</w:t>
      </w:r>
      <w:proofErr w:type="spellStart"/>
      <w:r w:rsidRPr="000C2F34">
        <w:rPr>
          <w:rFonts w:ascii="Courier New" w:eastAsia="Times New Roman" w:hAnsi="Courier New" w:cs="Courier New"/>
          <w:kern w:val="0"/>
          <w:sz w:val="20"/>
          <w:szCs w:val="20"/>
          <w:lang w:eastAsia="en-IN"/>
          <w14:ligatures w14:val="none"/>
        </w:rPr>
        <w:t>handleChange</w:t>
      </w:r>
      <w:proofErr w:type="spellEnd"/>
      <w:r w:rsidRPr="000C2F34">
        <w:rPr>
          <w:rFonts w:ascii="Courier New" w:eastAsia="Times New Roman" w:hAnsi="Courier New" w:cs="Courier New"/>
          <w:kern w:val="0"/>
          <w:sz w:val="20"/>
          <w:szCs w:val="20"/>
          <w:lang w:eastAsia="en-IN"/>
          <w14:ligatures w14:val="none"/>
        </w:rPr>
        <w:t>} placeholder="Type something..." /&gt;</w:t>
      </w:r>
    </w:p>
    <w:p w14:paraId="32F84385" w14:textId="77777777" w:rsidR="00CE6036" w:rsidRPr="000C2F34" w:rsidRDefault="00CE6036" w:rsidP="00CE6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0C2F34">
        <w:rPr>
          <w:rFonts w:ascii="Courier New" w:eastAsia="Times New Roman" w:hAnsi="Courier New" w:cs="Courier New"/>
          <w:kern w:val="0"/>
          <w:sz w:val="20"/>
          <w:szCs w:val="20"/>
          <w:lang w:eastAsia="en-IN"/>
          <w14:ligatures w14:val="none"/>
        </w:rPr>
        <w:t xml:space="preserve">  );</w:t>
      </w:r>
    </w:p>
    <w:p w14:paraId="794325F9" w14:textId="77777777" w:rsidR="00CE6036" w:rsidRPr="000C2F34" w:rsidRDefault="00CE6036" w:rsidP="00CE6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0C2F34">
        <w:rPr>
          <w:rFonts w:ascii="Courier New" w:eastAsia="Times New Roman" w:hAnsi="Courier New" w:cs="Courier New"/>
          <w:kern w:val="0"/>
          <w:sz w:val="20"/>
          <w:szCs w:val="20"/>
          <w:lang w:eastAsia="en-IN"/>
          <w14:ligatures w14:val="none"/>
        </w:rPr>
        <w:t>}</w:t>
      </w:r>
    </w:p>
    <w:p w14:paraId="2014A770" w14:textId="77777777" w:rsidR="00CE6036" w:rsidRPr="000C2F34" w:rsidRDefault="00CE6036" w:rsidP="00CE6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53682F68" w14:textId="77777777" w:rsidR="00CE6036" w:rsidRPr="000C2F34" w:rsidRDefault="00CE6036" w:rsidP="00CE6036">
      <w:pPr>
        <w:rPr>
          <w:b/>
          <w:bCs/>
          <w:sz w:val="20"/>
          <w:szCs w:val="20"/>
        </w:rPr>
      </w:pPr>
      <w:r w:rsidRPr="000C2F34">
        <w:rPr>
          <w:b/>
          <w:bCs/>
          <w:sz w:val="20"/>
          <w:szCs w:val="20"/>
        </w:rPr>
        <w:t xml:space="preserve">3. </w:t>
      </w:r>
      <w:proofErr w:type="spellStart"/>
      <w:r w:rsidRPr="000C2F34">
        <w:rPr>
          <w:b/>
          <w:bCs/>
          <w:sz w:val="20"/>
          <w:szCs w:val="20"/>
        </w:rPr>
        <w:t>onSubmit</w:t>
      </w:r>
      <w:proofErr w:type="spellEnd"/>
      <w:r w:rsidRPr="000C2F34">
        <w:rPr>
          <w:b/>
          <w:bCs/>
          <w:sz w:val="20"/>
          <w:szCs w:val="20"/>
        </w:rPr>
        <w:t xml:space="preserve"> Example</w:t>
      </w:r>
    </w:p>
    <w:p w14:paraId="5EEF79B4" w14:textId="77777777" w:rsidR="00CE6036" w:rsidRPr="000C2F34" w:rsidRDefault="00CE6036" w:rsidP="00CE6036">
      <w:pPr>
        <w:rPr>
          <w:sz w:val="20"/>
          <w:szCs w:val="20"/>
        </w:rPr>
      </w:pPr>
      <w:r w:rsidRPr="000C2F34">
        <w:rPr>
          <w:sz w:val="20"/>
          <w:szCs w:val="20"/>
        </w:rPr>
        <w:t xml:space="preserve">function </w:t>
      </w:r>
      <w:proofErr w:type="spellStart"/>
      <w:proofErr w:type="gramStart"/>
      <w:r w:rsidRPr="000C2F34">
        <w:rPr>
          <w:sz w:val="20"/>
          <w:szCs w:val="20"/>
        </w:rPr>
        <w:t>FormExample</w:t>
      </w:r>
      <w:proofErr w:type="spellEnd"/>
      <w:r w:rsidRPr="000C2F34">
        <w:rPr>
          <w:sz w:val="20"/>
          <w:szCs w:val="20"/>
        </w:rPr>
        <w:t>(</w:t>
      </w:r>
      <w:proofErr w:type="gramEnd"/>
      <w:r w:rsidRPr="000C2F34">
        <w:rPr>
          <w:sz w:val="20"/>
          <w:szCs w:val="20"/>
        </w:rPr>
        <w:t>) {</w:t>
      </w:r>
    </w:p>
    <w:p w14:paraId="241CCED3" w14:textId="77777777" w:rsidR="00CE6036" w:rsidRPr="000C2F34" w:rsidRDefault="00CE6036" w:rsidP="00CE6036">
      <w:pPr>
        <w:rPr>
          <w:sz w:val="20"/>
          <w:szCs w:val="20"/>
        </w:rPr>
      </w:pPr>
    </w:p>
    <w:p w14:paraId="003745BB" w14:textId="77777777" w:rsidR="00CE6036" w:rsidRPr="000C2F34" w:rsidRDefault="00CE6036" w:rsidP="00CE6036">
      <w:pPr>
        <w:rPr>
          <w:sz w:val="20"/>
          <w:szCs w:val="20"/>
        </w:rPr>
      </w:pPr>
      <w:r w:rsidRPr="000C2F34">
        <w:rPr>
          <w:sz w:val="20"/>
          <w:szCs w:val="20"/>
        </w:rPr>
        <w:t xml:space="preserve">  </w:t>
      </w:r>
      <w:proofErr w:type="spellStart"/>
      <w:r w:rsidRPr="000C2F34">
        <w:rPr>
          <w:sz w:val="20"/>
          <w:szCs w:val="20"/>
        </w:rPr>
        <w:t>const</w:t>
      </w:r>
      <w:proofErr w:type="spellEnd"/>
      <w:r w:rsidRPr="000C2F34">
        <w:rPr>
          <w:sz w:val="20"/>
          <w:szCs w:val="20"/>
        </w:rPr>
        <w:t xml:space="preserve"> </w:t>
      </w:r>
      <w:proofErr w:type="spellStart"/>
      <w:r w:rsidRPr="000C2F34">
        <w:rPr>
          <w:sz w:val="20"/>
          <w:szCs w:val="20"/>
        </w:rPr>
        <w:t>handleSubmit</w:t>
      </w:r>
      <w:proofErr w:type="spellEnd"/>
      <w:r w:rsidRPr="000C2F34">
        <w:rPr>
          <w:sz w:val="20"/>
          <w:szCs w:val="20"/>
        </w:rPr>
        <w:t xml:space="preserve"> = (e) =&gt; {</w:t>
      </w:r>
    </w:p>
    <w:p w14:paraId="637AB893" w14:textId="77777777" w:rsidR="00CE6036" w:rsidRPr="000C2F34" w:rsidRDefault="00CE6036" w:rsidP="00CE6036">
      <w:pPr>
        <w:rPr>
          <w:sz w:val="20"/>
          <w:szCs w:val="20"/>
        </w:rPr>
      </w:pPr>
      <w:r w:rsidRPr="000C2F34">
        <w:rPr>
          <w:sz w:val="20"/>
          <w:szCs w:val="20"/>
        </w:rPr>
        <w:t xml:space="preserve">    e. </w:t>
      </w:r>
      <w:proofErr w:type="spellStart"/>
      <w:r w:rsidRPr="000C2F34">
        <w:rPr>
          <w:sz w:val="20"/>
          <w:szCs w:val="20"/>
        </w:rPr>
        <w:t>preventDefault</w:t>
      </w:r>
      <w:proofErr w:type="spellEnd"/>
      <w:r w:rsidRPr="000C2F34">
        <w:rPr>
          <w:sz w:val="20"/>
          <w:szCs w:val="20"/>
        </w:rPr>
        <w:t xml:space="preserve"> (</w:t>
      </w:r>
      <w:proofErr w:type="gramStart"/>
      <w:r w:rsidRPr="000C2F34">
        <w:rPr>
          <w:sz w:val="20"/>
          <w:szCs w:val="20"/>
        </w:rPr>
        <w:t>)</w:t>
      </w:r>
      <w:r>
        <w:rPr>
          <w:sz w:val="20"/>
          <w:szCs w:val="20"/>
        </w:rPr>
        <w:t xml:space="preserve"> </w:t>
      </w:r>
      <w:r w:rsidRPr="000C2F34">
        <w:rPr>
          <w:sz w:val="20"/>
          <w:szCs w:val="20"/>
        </w:rPr>
        <w:t>;</w:t>
      </w:r>
      <w:proofErr w:type="gramEnd"/>
      <w:r w:rsidRPr="000C2F34">
        <w:rPr>
          <w:sz w:val="20"/>
          <w:szCs w:val="20"/>
        </w:rPr>
        <w:t xml:space="preserve">  // Prevent page refresh</w:t>
      </w:r>
    </w:p>
    <w:p w14:paraId="7607CE98" w14:textId="77777777" w:rsidR="00CE6036" w:rsidRPr="000C2F34" w:rsidRDefault="00CE6036" w:rsidP="00CE6036">
      <w:pPr>
        <w:rPr>
          <w:sz w:val="20"/>
          <w:szCs w:val="20"/>
        </w:rPr>
      </w:pPr>
      <w:r w:rsidRPr="000C2F34">
        <w:rPr>
          <w:sz w:val="20"/>
          <w:szCs w:val="20"/>
        </w:rPr>
        <w:t xml:space="preserve">    </w:t>
      </w:r>
      <w:proofErr w:type="gramStart"/>
      <w:r w:rsidRPr="000C2F34">
        <w:rPr>
          <w:sz w:val="20"/>
          <w:szCs w:val="20"/>
        </w:rPr>
        <w:t>alert(</w:t>
      </w:r>
      <w:proofErr w:type="gramEnd"/>
      <w:r w:rsidRPr="000C2F34">
        <w:rPr>
          <w:sz w:val="20"/>
          <w:szCs w:val="20"/>
        </w:rPr>
        <w:t>"Form submitted!"</w:t>
      </w:r>
      <w:proofErr w:type="gramStart"/>
      <w:r w:rsidRPr="000C2F34">
        <w:rPr>
          <w:sz w:val="20"/>
          <w:szCs w:val="20"/>
        </w:rPr>
        <w:t>);</w:t>
      </w:r>
      <w:proofErr w:type="gramEnd"/>
    </w:p>
    <w:p w14:paraId="248D9ABA" w14:textId="77777777" w:rsidR="00CE6036" w:rsidRPr="000C2F34" w:rsidRDefault="00CE6036" w:rsidP="00CE6036">
      <w:pPr>
        <w:rPr>
          <w:sz w:val="20"/>
          <w:szCs w:val="20"/>
        </w:rPr>
      </w:pPr>
      <w:r w:rsidRPr="000C2F34">
        <w:rPr>
          <w:sz w:val="20"/>
          <w:szCs w:val="20"/>
        </w:rPr>
        <w:lastRenderedPageBreak/>
        <w:t xml:space="preserve">  };</w:t>
      </w:r>
    </w:p>
    <w:p w14:paraId="67758EA3" w14:textId="77777777" w:rsidR="00CE6036" w:rsidRPr="000C2F34" w:rsidRDefault="00CE6036" w:rsidP="00CE6036">
      <w:pPr>
        <w:rPr>
          <w:sz w:val="20"/>
          <w:szCs w:val="20"/>
        </w:rPr>
      </w:pPr>
    </w:p>
    <w:p w14:paraId="23EDDE7B" w14:textId="77777777" w:rsidR="00CE6036" w:rsidRPr="000C2F34" w:rsidRDefault="00CE6036" w:rsidP="00CE6036">
      <w:pPr>
        <w:rPr>
          <w:sz w:val="20"/>
          <w:szCs w:val="20"/>
        </w:rPr>
      </w:pPr>
      <w:r w:rsidRPr="000C2F34">
        <w:rPr>
          <w:sz w:val="20"/>
          <w:szCs w:val="20"/>
        </w:rPr>
        <w:t xml:space="preserve">  return (</w:t>
      </w:r>
    </w:p>
    <w:p w14:paraId="777CD14C" w14:textId="77777777" w:rsidR="00CE6036" w:rsidRPr="000C2F34" w:rsidRDefault="00CE6036" w:rsidP="00CE6036">
      <w:pPr>
        <w:rPr>
          <w:sz w:val="20"/>
          <w:szCs w:val="20"/>
        </w:rPr>
      </w:pPr>
      <w:r w:rsidRPr="000C2F34">
        <w:rPr>
          <w:sz w:val="20"/>
          <w:szCs w:val="20"/>
        </w:rPr>
        <w:t xml:space="preserve">    &lt;form </w:t>
      </w:r>
      <w:proofErr w:type="spellStart"/>
      <w:r w:rsidRPr="000C2F34">
        <w:rPr>
          <w:sz w:val="20"/>
          <w:szCs w:val="20"/>
        </w:rPr>
        <w:t>onSubmit</w:t>
      </w:r>
      <w:proofErr w:type="spellEnd"/>
      <w:r w:rsidRPr="000C2F34">
        <w:rPr>
          <w:sz w:val="20"/>
          <w:szCs w:val="20"/>
        </w:rPr>
        <w:t>={</w:t>
      </w:r>
      <w:proofErr w:type="spellStart"/>
      <w:r w:rsidRPr="000C2F34">
        <w:rPr>
          <w:sz w:val="20"/>
          <w:szCs w:val="20"/>
        </w:rPr>
        <w:t>handleSubmit</w:t>
      </w:r>
      <w:proofErr w:type="spellEnd"/>
      <w:r w:rsidRPr="000C2F34">
        <w:rPr>
          <w:sz w:val="20"/>
          <w:szCs w:val="20"/>
        </w:rPr>
        <w:t>}&gt;</w:t>
      </w:r>
    </w:p>
    <w:p w14:paraId="0A764ECB" w14:textId="77777777" w:rsidR="00CE6036" w:rsidRPr="000C2F34" w:rsidRDefault="00CE6036" w:rsidP="00CE6036">
      <w:pPr>
        <w:rPr>
          <w:sz w:val="20"/>
          <w:szCs w:val="20"/>
        </w:rPr>
      </w:pPr>
      <w:r w:rsidRPr="000C2F34">
        <w:rPr>
          <w:sz w:val="20"/>
          <w:szCs w:val="20"/>
        </w:rPr>
        <w:t xml:space="preserve">      &lt;input type="text" placeholder="Enter name" /&gt;</w:t>
      </w:r>
    </w:p>
    <w:p w14:paraId="77B970B9" w14:textId="77777777" w:rsidR="00CE6036" w:rsidRPr="000C2F34" w:rsidRDefault="00CE6036" w:rsidP="00CE6036">
      <w:pPr>
        <w:rPr>
          <w:sz w:val="20"/>
          <w:szCs w:val="20"/>
        </w:rPr>
      </w:pPr>
      <w:r w:rsidRPr="000C2F34">
        <w:rPr>
          <w:sz w:val="20"/>
          <w:szCs w:val="20"/>
        </w:rPr>
        <w:t xml:space="preserve">      &lt;button type="submit"&gt;Submit&lt;/button&gt;</w:t>
      </w:r>
    </w:p>
    <w:p w14:paraId="20266524" w14:textId="77777777" w:rsidR="00CE6036" w:rsidRDefault="00CE6036" w:rsidP="00CE6036">
      <w:pPr>
        <w:rPr>
          <w:sz w:val="20"/>
          <w:szCs w:val="20"/>
        </w:rPr>
      </w:pPr>
      <w:r w:rsidRPr="000C2F34">
        <w:rPr>
          <w:sz w:val="20"/>
          <w:szCs w:val="20"/>
        </w:rPr>
        <w:t xml:space="preserve">    &lt;/form&gt;</w:t>
      </w:r>
    </w:p>
    <w:p w14:paraId="7C02DA56" w14:textId="77777777" w:rsidR="00CE6036" w:rsidRDefault="00CE6036" w:rsidP="00CE6036">
      <w:pPr>
        <w:rPr>
          <w:sz w:val="20"/>
          <w:szCs w:val="20"/>
        </w:rPr>
      </w:pPr>
    </w:p>
    <w:p w14:paraId="147F014B" w14:textId="77777777" w:rsidR="00CE6036" w:rsidRPr="00086114" w:rsidRDefault="00CE6036" w:rsidP="00CE6036">
      <w:pPr>
        <w:rPr>
          <w:b/>
          <w:bCs/>
        </w:rPr>
      </w:pPr>
      <w:r w:rsidRPr="00086114">
        <w:rPr>
          <w:b/>
          <w:bCs/>
        </w:rPr>
        <w:t xml:space="preserve">• Question 3: </w:t>
      </w:r>
    </w:p>
    <w:p w14:paraId="67614B06" w14:textId="77777777" w:rsidR="00CE6036" w:rsidRDefault="00CE6036" w:rsidP="00CE6036">
      <w:pPr>
        <w:rPr>
          <w:sz w:val="28"/>
          <w:szCs w:val="28"/>
        </w:rPr>
      </w:pPr>
      <w:r w:rsidRPr="00086114">
        <w:rPr>
          <w:sz w:val="28"/>
          <w:szCs w:val="28"/>
        </w:rPr>
        <w:t>Why do you need to bind event handlers in class components?</w:t>
      </w:r>
    </w:p>
    <w:p w14:paraId="1A88088A" w14:textId="77777777" w:rsidR="00CE6036" w:rsidRDefault="00CE6036" w:rsidP="00CE6036">
      <w:r w:rsidRPr="008D7314">
        <w:sym w:font="Wingdings" w:char="F0E0"/>
      </w:r>
      <w:r w:rsidRPr="008D7314">
        <w:t xml:space="preserve">Binding event handlers in React class components is necessary to ensure that </w:t>
      </w:r>
      <w:proofErr w:type="gramStart"/>
      <w:r w:rsidRPr="008D7314">
        <w:t>the this</w:t>
      </w:r>
      <w:proofErr w:type="gramEnd"/>
      <w:r w:rsidRPr="008D7314">
        <w:t xml:space="preserve"> keyword within the event handler refers to the component instance, rather than undefined. This </w:t>
      </w:r>
      <w:proofErr w:type="spellStart"/>
      <w:r w:rsidRPr="008D7314">
        <w:t>behavior</w:t>
      </w:r>
      <w:proofErr w:type="spellEnd"/>
      <w:r w:rsidRPr="008D7314">
        <w:t xml:space="preserve"> is a fundamental aspect of how this works in JavaScript, especially with class methods and strict mode.</w:t>
      </w:r>
    </w:p>
    <w:p w14:paraId="6FBC4410" w14:textId="77777777" w:rsidR="00CE6036" w:rsidRPr="003B0A16" w:rsidRDefault="00CE6036" w:rsidP="00CE6036">
      <w:pPr>
        <w:rPr>
          <w:b/>
          <w:bCs/>
          <w:sz w:val="28"/>
          <w:szCs w:val="28"/>
        </w:rPr>
      </w:pPr>
      <w:r>
        <w:rPr>
          <w:b/>
          <w:bCs/>
          <w:sz w:val="28"/>
          <w:szCs w:val="28"/>
        </w:rPr>
        <w:t xml:space="preserve">                                                      </w:t>
      </w:r>
      <w:r w:rsidRPr="003B0A16">
        <w:rPr>
          <w:b/>
          <w:bCs/>
          <w:sz w:val="28"/>
          <w:szCs w:val="28"/>
        </w:rPr>
        <w:t xml:space="preserve">Conditional Rendering </w:t>
      </w:r>
    </w:p>
    <w:p w14:paraId="248C00EA" w14:textId="77777777" w:rsidR="00CE6036" w:rsidRDefault="00CE6036" w:rsidP="00CE6036">
      <w:pPr>
        <w:rPr>
          <w:b/>
          <w:bCs/>
        </w:rPr>
      </w:pPr>
      <w:r w:rsidRPr="00167067">
        <w:rPr>
          <w:b/>
          <w:bCs/>
        </w:rPr>
        <w:t>THEORY EXERCISE</w:t>
      </w:r>
    </w:p>
    <w:p w14:paraId="2A0BE873" w14:textId="77777777" w:rsidR="00CE6036" w:rsidRDefault="00CE6036" w:rsidP="00CE6036">
      <w:pPr>
        <w:rPr>
          <w:b/>
          <w:bCs/>
        </w:rPr>
      </w:pPr>
      <w:r w:rsidRPr="00EF08B9">
        <w:rPr>
          <w:b/>
          <w:bCs/>
        </w:rPr>
        <w:t xml:space="preserve">• Question 1: </w:t>
      </w:r>
    </w:p>
    <w:p w14:paraId="25E15CA5" w14:textId="77777777" w:rsidR="00CE6036" w:rsidRDefault="00CE6036" w:rsidP="00CE6036">
      <w:pPr>
        <w:rPr>
          <w:sz w:val="28"/>
          <w:szCs w:val="28"/>
        </w:rPr>
      </w:pPr>
      <w:r w:rsidRPr="00EF08B9">
        <w:rPr>
          <w:sz w:val="28"/>
          <w:szCs w:val="28"/>
        </w:rPr>
        <w:t>What is conditional rendering in React? How can you conditionally render elements in a React component?</w:t>
      </w:r>
    </w:p>
    <w:p w14:paraId="51ABE9C0" w14:textId="77777777" w:rsidR="00CE6036" w:rsidRPr="005A19F2" w:rsidRDefault="00CE6036" w:rsidP="00CE6036">
      <w:r w:rsidRPr="005A19F2">
        <w:sym w:font="Wingdings" w:char="F0E0"/>
      </w:r>
      <w:r w:rsidRPr="005A19F2">
        <w:t>Your components will often need to display different things depending on different conditions. In React.</w:t>
      </w:r>
    </w:p>
    <w:p w14:paraId="4B335359" w14:textId="77777777" w:rsidR="00CE6036" w:rsidRDefault="00CE6036" w:rsidP="00CE6036">
      <w:r w:rsidRPr="005A19F2">
        <w:sym w:font="Wingdings" w:char="F0E0"/>
      </w:r>
      <w:r w:rsidRPr="005A19F2">
        <w:t xml:space="preserve"> you can conditionally render JSX using JavaScript syntax like if statements, &amp;&amp;, </w:t>
      </w:r>
      <w:proofErr w:type="gramStart"/>
      <w:r w:rsidRPr="005A19F2">
        <w:t>and ?</w:t>
      </w:r>
      <w:proofErr w:type="gramEnd"/>
      <w:r w:rsidRPr="005A19F2">
        <w:t xml:space="preserve"> : operators.</w:t>
      </w:r>
    </w:p>
    <w:p w14:paraId="0B116D0E" w14:textId="77777777" w:rsidR="00CE6036" w:rsidRDefault="00CE6036" w:rsidP="00CE6036"/>
    <w:p w14:paraId="36915EE5" w14:textId="77777777" w:rsidR="00CE6036" w:rsidRPr="00615CF5" w:rsidRDefault="00CE6036" w:rsidP="00CE6036">
      <w:pPr>
        <w:rPr>
          <w:b/>
          <w:bCs/>
        </w:rPr>
      </w:pPr>
      <w:r w:rsidRPr="00615CF5">
        <w:rPr>
          <w:b/>
          <w:bCs/>
        </w:rPr>
        <w:t>• Question 2:</w:t>
      </w:r>
    </w:p>
    <w:p w14:paraId="01F24280" w14:textId="77777777" w:rsidR="00CE6036" w:rsidRDefault="00CE6036" w:rsidP="00CE6036">
      <w:pPr>
        <w:rPr>
          <w:sz w:val="28"/>
          <w:szCs w:val="28"/>
        </w:rPr>
      </w:pPr>
      <w:r w:rsidRPr="00615CF5">
        <w:t xml:space="preserve"> </w:t>
      </w:r>
      <w:r w:rsidRPr="00615CF5">
        <w:rPr>
          <w:sz w:val="28"/>
          <w:szCs w:val="28"/>
        </w:rPr>
        <w:t>Explain how if-else, ternary operators, and &amp;&amp; (logical AND) are used in JSX</w:t>
      </w:r>
      <w:r>
        <w:rPr>
          <w:sz w:val="28"/>
          <w:szCs w:val="28"/>
        </w:rPr>
        <w:t xml:space="preserve"> </w:t>
      </w:r>
      <w:r w:rsidRPr="00615CF5">
        <w:rPr>
          <w:sz w:val="28"/>
          <w:szCs w:val="28"/>
        </w:rPr>
        <w:t>for conditional rendering.</w:t>
      </w:r>
    </w:p>
    <w:p w14:paraId="45EDCAAB" w14:textId="77777777" w:rsidR="00CE6036" w:rsidRPr="00B56AE5" w:rsidRDefault="00CE6036" w:rsidP="00CE6036">
      <w:pPr>
        <w:rPr>
          <w:b/>
          <w:bCs/>
        </w:rPr>
      </w:pPr>
      <w:r w:rsidRPr="00B56AE5">
        <w:sym w:font="Wingdings" w:char="F0E0"/>
      </w:r>
      <w:r w:rsidRPr="00B56AE5">
        <w:rPr>
          <w:b/>
          <w:bCs/>
        </w:rPr>
        <w:t>1. if-else Statements:</w:t>
      </w:r>
    </w:p>
    <w:p w14:paraId="4E84D55E" w14:textId="77777777" w:rsidR="00CE6036" w:rsidRPr="004A21DB" w:rsidRDefault="00CE6036" w:rsidP="00CE6036">
      <w:r w:rsidRPr="004A21DB">
        <w:t>While if-else statements cannot be directly embedded inside JSX, they are used outside of the return statement in functional components or within the render method of class components to determine which JSX to return.</w:t>
      </w:r>
    </w:p>
    <w:p w14:paraId="58FA606C" w14:textId="77777777" w:rsidR="00CE6036" w:rsidRPr="00862491" w:rsidRDefault="00CE6036" w:rsidP="00CE6036">
      <w:pPr>
        <w:rPr>
          <w:b/>
          <w:bCs/>
        </w:rPr>
      </w:pPr>
      <w:r w:rsidRPr="00862491">
        <w:rPr>
          <w:b/>
          <w:bCs/>
        </w:rPr>
        <w:lastRenderedPageBreak/>
        <w:t>2. Ternary Operator (</w:t>
      </w:r>
      <w:proofErr w:type="gramStart"/>
      <w:r w:rsidRPr="00862491">
        <w:rPr>
          <w:b/>
          <w:bCs/>
        </w:rPr>
        <w:t>condition ?</w:t>
      </w:r>
      <w:proofErr w:type="gramEnd"/>
      <w:r w:rsidRPr="00862491">
        <w:rPr>
          <w:b/>
          <w:bCs/>
        </w:rPr>
        <w:t xml:space="preserve"> </w:t>
      </w:r>
      <w:proofErr w:type="spellStart"/>
      <w:proofErr w:type="gramStart"/>
      <w:r w:rsidRPr="00862491">
        <w:rPr>
          <w:b/>
          <w:bCs/>
        </w:rPr>
        <w:t>exprIfTrue</w:t>
      </w:r>
      <w:proofErr w:type="spellEnd"/>
      <w:r w:rsidRPr="00862491">
        <w:rPr>
          <w:b/>
          <w:bCs/>
        </w:rPr>
        <w:t xml:space="preserve"> :</w:t>
      </w:r>
      <w:proofErr w:type="gramEnd"/>
      <w:r w:rsidRPr="00862491">
        <w:rPr>
          <w:b/>
          <w:bCs/>
        </w:rPr>
        <w:t xml:space="preserve"> </w:t>
      </w:r>
      <w:proofErr w:type="spellStart"/>
      <w:r w:rsidRPr="00862491">
        <w:rPr>
          <w:b/>
          <w:bCs/>
        </w:rPr>
        <w:t>exprIfFalse</w:t>
      </w:r>
      <w:proofErr w:type="spellEnd"/>
      <w:r w:rsidRPr="00862491">
        <w:rPr>
          <w:b/>
          <w:bCs/>
        </w:rPr>
        <w:t>):</w:t>
      </w:r>
    </w:p>
    <w:p w14:paraId="1851F0F2" w14:textId="77777777" w:rsidR="00CE6036" w:rsidRPr="00862491" w:rsidRDefault="00CE6036" w:rsidP="00CE6036">
      <w:r w:rsidRPr="00862491">
        <w:t>The ternary operator is a concise way to express conditional logic directly within JSX. It's suitable for simple conditions where you need to render one of two possible outcomes.</w:t>
      </w:r>
    </w:p>
    <w:p w14:paraId="1A9521FF" w14:textId="77777777" w:rsidR="00CE6036" w:rsidRPr="00862491" w:rsidRDefault="00CE6036" w:rsidP="00CE6036">
      <w:pPr>
        <w:rPr>
          <w:b/>
          <w:bCs/>
        </w:rPr>
      </w:pPr>
      <w:r w:rsidRPr="00862491">
        <w:rPr>
          <w:b/>
          <w:bCs/>
        </w:rPr>
        <w:t>3. Logical AND (&amp;&amp;) Operator:</w:t>
      </w:r>
    </w:p>
    <w:p w14:paraId="6646024F" w14:textId="77777777" w:rsidR="00CE6036" w:rsidRPr="00862491" w:rsidRDefault="00CE6036" w:rsidP="00CE6036">
      <w:r w:rsidRPr="00862491">
        <w:t xml:space="preserve">The logical AND operator is used for conditionally rendering a single piece of JSX when a condition is </w:t>
      </w:r>
      <w:proofErr w:type="gramStart"/>
      <w:r w:rsidRPr="00862491">
        <w:t>true, and</w:t>
      </w:r>
      <w:proofErr w:type="gramEnd"/>
      <w:r w:rsidRPr="00862491">
        <w:t xml:space="preserve"> rendering nothing otherwise. If the condition before &amp;&amp; is true, the expression after &amp;&amp; is evaluated and rendered. If the condition is false, the entire expression evaluates to false, and nothing is rendered in JSX.</w:t>
      </w:r>
    </w:p>
    <w:p w14:paraId="26D38643" w14:textId="77777777" w:rsidR="00CE6036" w:rsidRPr="00594480" w:rsidRDefault="00CE6036" w:rsidP="00CE6036">
      <w:pPr>
        <w:rPr>
          <w:sz w:val="28"/>
          <w:szCs w:val="28"/>
        </w:rPr>
      </w:pPr>
    </w:p>
    <w:p w14:paraId="1BD291F5" w14:textId="77777777" w:rsidR="00CE6036" w:rsidRPr="002434FC" w:rsidRDefault="00CE6036" w:rsidP="00CE6036">
      <w:pPr>
        <w:rPr>
          <w:b/>
          <w:bCs/>
          <w:sz w:val="28"/>
          <w:szCs w:val="28"/>
        </w:rPr>
      </w:pPr>
      <w:r w:rsidRPr="002434FC">
        <w:rPr>
          <w:b/>
          <w:bCs/>
          <w:sz w:val="28"/>
          <w:szCs w:val="28"/>
        </w:rPr>
        <w:t xml:space="preserve">                                                           Lists and Keys </w:t>
      </w:r>
    </w:p>
    <w:p w14:paraId="783620C5" w14:textId="77777777" w:rsidR="00CE6036" w:rsidRDefault="00CE6036" w:rsidP="00CE6036">
      <w:pPr>
        <w:rPr>
          <w:b/>
          <w:bCs/>
          <w:sz w:val="28"/>
          <w:szCs w:val="28"/>
        </w:rPr>
      </w:pPr>
      <w:r w:rsidRPr="002434FC">
        <w:rPr>
          <w:b/>
          <w:bCs/>
          <w:sz w:val="28"/>
          <w:szCs w:val="28"/>
        </w:rPr>
        <w:t>THEORY EXERCISE</w:t>
      </w:r>
    </w:p>
    <w:p w14:paraId="4F940B52" w14:textId="77777777" w:rsidR="00CE6036" w:rsidRPr="007D0A25" w:rsidRDefault="00CE6036" w:rsidP="00CE6036">
      <w:pPr>
        <w:rPr>
          <w:b/>
          <w:bCs/>
        </w:rPr>
      </w:pPr>
      <w:r w:rsidRPr="007D0A25">
        <w:rPr>
          <w:b/>
          <w:bCs/>
        </w:rPr>
        <w:t>• Question 1:</w:t>
      </w:r>
    </w:p>
    <w:p w14:paraId="7D831609" w14:textId="77777777" w:rsidR="00CE6036" w:rsidRDefault="00CE6036" w:rsidP="00CE6036">
      <w:pPr>
        <w:rPr>
          <w:sz w:val="28"/>
          <w:szCs w:val="28"/>
        </w:rPr>
      </w:pPr>
      <w:r w:rsidRPr="007D0A25">
        <w:rPr>
          <w:sz w:val="28"/>
          <w:szCs w:val="28"/>
        </w:rPr>
        <w:t xml:space="preserve"> How do you render a list of items in React? Why is it important to use keys</w:t>
      </w:r>
      <w:r>
        <w:rPr>
          <w:sz w:val="28"/>
          <w:szCs w:val="28"/>
        </w:rPr>
        <w:t xml:space="preserve"> </w:t>
      </w:r>
      <w:r w:rsidRPr="007D0A25">
        <w:rPr>
          <w:sz w:val="28"/>
          <w:szCs w:val="28"/>
        </w:rPr>
        <w:t>when rendering lists?</w:t>
      </w:r>
    </w:p>
    <w:p w14:paraId="28F161E3" w14:textId="77777777" w:rsidR="00CE6036" w:rsidRDefault="00CE6036" w:rsidP="00CE6036">
      <w:pPr>
        <w:rPr>
          <w:sz w:val="28"/>
          <w:szCs w:val="28"/>
        </w:rPr>
      </w:pPr>
      <w:r w:rsidRPr="007D0A25">
        <w:rPr>
          <w:sz w:val="28"/>
          <w:szCs w:val="28"/>
        </w:rPr>
        <w:sym w:font="Wingdings" w:char="F0E0"/>
      </w:r>
    </w:p>
    <w:p w14:paraId="4F451CCD" w14:textId="77777777" w:rsidR="00CE6036" w:rsidRPr="00851AE2" w:rsidRDefault="00CE6036" w:rsidP="00CE6036">
      <w:pPr>
        <w:rPr>
          <w:b/>
          <w:bCs/>
        </w:rPr>
      </w:pPr>
      <w:r w:rsidRPr="00851AE2">
        <w:rPr>
          <w:b/>
          <w:bCs/>
        </w:rPr>
        <w:t xml:space="preserve">• Question 2: </w:t>
      </w:r>
    </w:p>
    <w:p w14:paraId="296ECE6C" w14:textId="77777777" w:rsidR="00CE6036" w:rsidRDefault="00CE6036" w:rsidP="00CE6036">
      <w:pPr>
        <w:rPr>
          <w:sz w:val="28"/>
          <w:szCs w:val="28"/>
        </w:rPr>
      </w:pPr>
      <w:r w:rsidRPr="00E16E7B">
        <w:rPr>
          <w:sz w:val="28"/>
          <w:szCs w:val="28"/>
        </w:rPr>
        <w:t>What are keys in React, and what happens if you do not provide a unique key?</w:t>
      </w:r>
    </w:p>
    <w:p w14:paraId="1AF1D8EF" w14:textId="77777777" w:rsidR="00CE6036" w:rsidRPr="000232AD" w:rsidRDefault="00CE6036" w:rsidP="00CE6036">
      <w:r w:rsidRPr="000232AD">
        <w:sym w:font="Wingdings" w:char="F0E0"/>
      </w:r>
      <w:r w:rsidRPr="000232AD">
        <w:rPr>
          <w:rFonts w:ascii="Arial" w:hAnsi="Arial" w:cs="Arial"/>
          <w:color w:val="E6E8F0"/>
          <w:shd w:val="clear" w:color="auto" w:fill="1F1F1F"/>
        </w:rPr>
        <w:t xml:space="preserve"> </w:t>
      </w:r>
      <w:r w:rsidRPr="000232AD">
        <w:t>Keys in React are special string attributes that help React identify which items in a list have changed, been added, or been removed. </w:t>
      </w:r>
    </w:p>
    <w:p w14:paraId="4B1BF82E" w14:textId="77777777" w:rsidR="00CE6036" w:rsidRPr="000232AD" w:rsidRDefault="00CE6036" w:rsidP="00CE6036">
      <w:r w:rsidRPr="000232AD">
        <w:sym w:font="Wingdings" w:char="F0E8"/>
      </w:r>
      <w:r w:rsidRPr="000232AD">
        <w:rPr>
          <w:rFonts w:ascii="Arial" w:hAnsi="Arial" w:cs="Arial"/>
          <w:color w:val="E6E8F0"/>
          <w:shd w:val="clear" w:color="auto" w:fill="1F1F1F"/>
        </w:rPr>
        <w:t xml:space="preserve"> </w:t>
      </w:r>
      <w:r w:rsidRPr="000232AD">
        <w:t>If you do not provide a unique key, or if you use non-unique keys (like array indices when the list order can change), React will issue a warning in development mode. In production, this can lead to:</w:t>
      </w:r>
    </w:p>
    <w:p w14:paraId="0B0CCEC3" w14:textId="77777777" w:rsidR="00CE6036" w:rsidRPr="000232AD" w:rsidRDefault="00CE6036" w:rsidP="00CE6036">
      <w:pPr>
        <w:rPr>
          <w:b/>
          <w:bCs/>
        </w:rPr>
      </w:pPr>
      <w:r w:rsidRPr="000232AD">
        <w:rPr>
          <w:b/>
          <w:bCs/>
        </w:rPr>
        <w:t>Unpredictable UI Behaviour:</w:t>
      </w:r>
    </w:p>
    <w:p w14:paraId="0564BE59" w14:textId="77777777" w:rsidR="00CE6036" w:rsidRPr="000232AD" w:rsidRDefault="00CE6036" w:rsidP="00CE6036">
      <w:pPr>
        <w:rPr>
          <w:b/>
          <w:bCs/>
        </w:rPr>
      </w:pPr>
      <w:r w:rsidRPr="000232AD">
        <w:rPr>
          <w:b/>
          <w:bCs/>
        </w:rPr>
        <w:t>Performance Issues:</w:t>
      </w:r>
    </w:p>
    <w:p w14:paraId="04E715F5" w14:textId="77777777" w:rsidR="00CE6036" w:rsidRPr="000232AD" w:rsidRDefault="00CE6036" w:rsidP="00CE6036">
      <w:r w:rsidRPr="000232AD">
        <w:rPr>
          <w:b/>
          <w:bCs/>
        </w:rPr>
        <w:t>Issues with Component State:</w:t>
      </w:r>
    </w:p>
    <w:p w14:paraId="3041FF45" w14:textId="77777777" w:rsidR="00CE6036" w:rsidRDefault="00CE6036" w:rsidP="00CE6036">
      <w:pPr>
        <w:rPr>
          <w:b/>
          <w:bCs/>
          <w:sz w:val="28"/>
          <w:szCs w:val="28"/>
        </w:rPr>
      </w:pPr>
      <w:r>
        <w:rPr>
          <w:b/>
          <w:bCs/>
          <w:sz w:val="28"/>
          <w:szCs w:val="28"/>
        </w:rPr>
        <w:t xml:space="preserve">             </w:t>
      </w:r>
    </w:p>
    <w:p w14:paraId="6EEAB46F" w14:textId="77777777" w:rsidR="00CE6036" w:rsidRPr="00240459" w:rsidRDefault="00CE6036" w:rsidP="00CE6036">
      <w:pPr>
        <w:rPr>
          <w:b/>
          <w:bCs/>
          <w:sz w:val="32"/>
          <w:szCs w:val="32"/>
        </w:rPr>
      </w:pPr>
      <w:r w:rsidRPr="00240459">
        <w:rPr>
          <w:b/>
          <w:bCs/>
          <w:sz w:val="32"/>
          <w:szCs w:val="32"/>
        </w:rPr>
        <w:t xml:space="preserve">                                                          Forms in React </w:t>
      </w:r>
    </w:p>
    <w:p w14:paraId="3D18F345" w14:textId="77777777" w:rsidR="00CE6036" w:rsidRDefault="00CE6036" w:rsidP="00CE6036">
      <w:pPr>
        <w:rPr>
          <w:b/>
          <w:bCs/>
        </w:rPr>
      </w:pPr>
      <w:r w:rsidRPr="00676803">
        <w:rPr>
          <w:b/>
          <w:bCs/>
        </w:rPr>
        <w:t>THEORY EXERCISE</w:t>
      </w:r>
    </w:p>
    <w:p w14:paraId="01397C1B" w14:textId="77777777" w:rsidR="00CE6036" w:rsidRDefault="00CE6036" w:rsidP="00CE6036">
      <w:pPr>
        <w:rPr>
          <w:b/>
          <w:bCs/>
        </w:rPr>
      </w:pPr>
      <w:r w:rsidRPr="00834E7F">
        <w:rPr>
          <w:b/>
          <w:bCs/>
        </w:rPr>
        <w:t xml:space="preserve">• Question 1: </w:t>
      </w:r>
    </w:p>
    <w:p w14:paraId="155AC9B7" w14:textId="77777777" w:rsidR="00CE6036" w:rsidRDefault="00CE6036" w:rsidP="00CE6036">
      <w:pPr>
        <w:rPr>
          <w:sz w:val="28"/>
          <w:szCs w:val="28"/>
        </w:rPr>
      </w:pPr>
      <w:r w:rsidRPr="001A79F5">
        <w:rPr>
          <w:sz w:val="28"/>
          <w:szCs w:val="28"/>
        </w:rPr>
        <w:lastRenderedPageBreak/>
        <w:t>How do you handle forms in React? Explain the concept of controlled components.</w:t>
      </w:r>
    </w:p>
    <w:p w14:paraId="56F923E8" w14:textId="77777777" w:rsidR="00CE6036" w:rsidRPr="00737F19" w:rsidRDefault="00CE6036" w:rsidP="00CE6036">
      <w:r w:rsidRPr="00737F19">
        <w:sym w:font="Wingdings" w:char="F0E0"/>
      </w:r>
      <w:r w:rsidRPr="00737F19">
        <w:t>In React, forms are typically handled using controlled components, where the form data is managed by the React component's state. </w:t>
      </w:r>
    </w:p>
    <w:p w14:paraId="2EE369FD" w14:textId="77777777" w:rsidR="00CE6036" w:rsidRPr="00737F19" w:rsidRDefault="00CE6036" w:rsidP="00CE6036">
      <w:pPr>
        <w:rPr>
          <w:b/>
          <w:bCs/>
        </w:rPr>
      </w:pPr>
      <w:r w:rsidRPr="00737F19">
        <w:sym w:font="Wingdings" w:char="F0E0"/>
      </w:r>
      <w:r w:rsidRPr="00737F19">
        <w:rPr>
          <w:b/>
          <w:bCs/>
        </w:rPr>
        <w:t>Controlled Components</w:t>
      </w:r>
    </w:p>
    <w:p w14:paraId="6565E3E0" w14:textId="77777777" w:rsidR="00CE6036" w:rsidRDefault="00CE6036" w:rsidP="00CE6036">
      <w:r w:rsidRPr="00737F19">
        <w:t>A controlled component is a form element (e.g., &lt;input&gt;, &lt;</w:t>
      </w:r>
      <w:proofErr w:type="spellStart"/>
      <w:r w:rsidRPr="00737F19">
        <w:t>textarea</w:t>
      </w:r>
      <w:proofErr w:type="spellEnd"/>
      <w:r w:rsidRPr="00737F19">
        <w:t>&gt;, &lt;select&gt;) whose value is controlled by React state. Instead of the DOM managing the input's value directly, the component's state holds the value, and any changes to the input are reflected by updating this state. </w:t>
      </w:r>
    </w:p>
    <w:p w14:paraId="10E407D5" w14:textId="77777777" w:rsidR="00CE6036" w:rsidRDefault="00CE6036" w:rsidP="00CE6036"/>
    <w:p w14:paraId="170D28BC" w14:textId="77777777" w:rsidR="00CE6036" w:rsidRPr="004D616E" w:rsidRDefault="00CE6036" w:rsidP="00CE6036">
      <w:pPr>
        <w:rPr>
          <w:b/>
          <w:bCs/>
        </w:rPr>
      </w:pPr>
      <w:r w:rsidRPr="004D616E">
        <w:rPr>
          <w:b/>
          <w:bCs/>
        </w:rPr>
        <w:t xml:space="preserve">• Question 2: </w:t>
      </w:r>
    </w:p>
    <w:p w14:paraId="6EE06A2B" w14:textId="77777777" w:rsidR="00CE6036" w:rsidRDefault="00CE6036" w:rsidP="00CE6036">
      <w:pPr>
        <w:rPr>
          <w:sz w:val="28"/>
          <w:szCs w:val="28"/>
        </w:rPr>
      </w:pPr>
      <w:r w:rsidRPr="004D616E">
        <w:rPr>
          <w:sz w:val="28"/>
          <w:szCs w:val="28"/>
        </w:rPr>
        <w:t>What is the difference between controlled and uncontrolled components in React?</w:t>
      </w:r>
    </w:p>
    <w:p w14:paraId="3255E477" w14:textId="77777777" w:rsidR="00CE6036" w:rsidRPr="00737F19" w:rsidRDefault="00CE6036" w:rsidP="00CE6036">
      <w:pPr>
        <w:rPr>
          <w:sz w:val="28"/>
          <w:szCs w:val="28"/>
        </w:rPr>
      </w:pPr>
      <w:r w:rsidRPr="004D616E">
        <w:rPr>
          <w:sz w:val="28"/>
          <w:szCs w:val="28"/>
        </w:rPr>
        <w:sym w:font="Wingdings" w:char="F0E0"/>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0"/>
        <w:gridCol w:w="3820"/>
        <w:gridCol w:w="4148"/>
      </w:tblGrid>
      <w:tr w:rsidR="00CE6036" w:rsidRPr="00B84AFB" w14:paraId="31466CB9" w14:textId="77777777" w:rsidTr="00991F1F">
        <w:trPr>
          <w:tblHeader/>
          <w:tblCellSpacing w:w="15" w:type="dxa"/>
        </w:trPr>
        <w:tc>
          <w:tcPr>
            <w:tcW w:w="0" w:type="auto"/>
            <w:vAlign w:val="center"/>
            <w:hideMark/>
          </w:tcPr>
          <w:p w14:paraId="242A71FD" w14:textId="77777777" w:rsidR="00CE6036" w:rsidRPr="00B84AFB" w:rsidRDefault="00CE6036" w:rsidP="00991F1F">
            <w:pPr>
              <w:rPr>
                <w:b/>
                <w:bCs/>
                <w:sz w:val="28"/>
                <w:szCs w:val="28"/>
              </w:rPr>
            </w:pPr>
            <w:r w:rsidRPr="00B84AFB">
              <w:rPr>
                <w:b/>
                <w:bCs/>
                <w:sz w:val="28"/>
                <w:szCs w:val="28"/>
              </w:rPr>
              <w:t>Feature</w:t>
            </w:r>
          </w:p>
        </w:tc>
        <w:tc>
          <w:tcPr>
            <w:tcW w:w="0" w:type="auto"/>
            <w:vAlign w:val="center"/>
            <w:hideMark/>
          </w:tcPr>
          <w:p w14:paraId="0B63B8B3" w14:textId="77777777" w:rsidR="00CE6036" w:rsidRPr="00B84AFB" w:rsidRDefault="00CE6036" w:rsidP="00991F1F">
            <w:pPr>
              <w:rPr>
                <w:b/>
                <w:bCs/>
                <w:sz w:val="28"/>
                <w:szCs w:val="28"/>
              </w:rPr>
            </w:pPr>
            <w:r w:rsidRPr="00B84AFB">
              <w:rPr>
                <w:b/>
                <w:bCs/>
                <w:sz w:val="28"/>
                <w:szCs w:val="28"/>
              </w:rPr>
              <w:t>Controlled</w:t>
            </w:r>
            <w:r>
              <w:rPr>
                <w:b/>
                <w:bCs/>
                <w:sz w:val="28"/>
                <w:szCs w:val="28"/>
              </w:rPr>
              <w:t xml:space="preserve">            </w:t>
            </w:r>
            <w:r w:rsidRPr="00B84AFB">
              <w:rPr>
                <w:b/>
                <w:bCs/>
                <w:sz w:val="28"/>
                <w:szCs w:val="28"/>
              </w:rPr>
              <w:t xml:space="preserve"> Components</w:t>
            </w:r>
          </w:p>
        </w:tc>
        <w:tc>
          <w:tcPr>
            <w:tcW w:w="0" w:type="auto"/>
            <w:vAlign w:val="center"/>
            <w:hideMark/>
          </w:tcPr>
          <w:p w14:paraId="0BB170F0" w14:textId="77777777" w:rsidR="00CE6036" w:rsidRPr="00B84AFB" w:rsidRDefault="00CE6036" w:rsidP="00991F1F">
            <w:pPr>
              <w:rPr>
                <w:b/>
                <w:bCs/>
                <w:sz w:val="28"/>
                <w:szCs w:val="28"/>
              </w:rPr>
            </w:pPr>
            <w:r>
              <w:rPr>
                <w:b/>
                <w:bCs/>
                <w:sz w:val="28"/>
                <w:szCs w:val="28"/>
              </w:rPr>
              <w:t xml:space="preserve">            </w:t>
            </w:r>
            <w:r w:rsidRPr="00B84AFB">
              <w:rPr>
                <w:b/>
                <w:bCs/>
                <w:sz w:val="28"/>
                <w:szCs w:val="28"/>
              </w:rPr>
              <w:t>Uncontrolled Components</w:t>
            </w:r>
          </w:p>
        </w:tc>
      </w:tr>
    </w:tbl>
    <w:p w14:paraId="75C5BE42" w14:textId="77777777" w:rsidR="00CE6036" w:rsidRPr="00B84AFB" w:rsidRDefault="00CE6036" w:rsidP="00CE6036">
      <w:pP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9"/>
        <w:gridCol w:w="2906"/>
        <w:gridCol w:w="2855"/>
      </w:tblGrid>
      <w:tr w:rsidR="00CE6036" w:rsidRPr="00B84AFB" w14:paraId="74708C9E" w14:textId="77777777" w:rsidTr="00991F1F">
        <w:trPr>
          <w:tblCellSpacing w:w="15" w:type="dxa"/>
        </w:trPr>
        <w:tc>
          <w:tcPr>
            <w:tcW w:w="0" w:type="auto"/>
            <w:vAlign w:val="center"/>
            <w:hideMark/>
          </w:tcPr>
          <w:p w14:paraId="3E20EE00" w14:textId="77777777" w:rsidR="00CE6036" w:rsidRPr="00B84AFB" w:rsidRDefault="00CE6036" w:rsidP="00991F1F">
            <w:pPr>
              <w:rPr>
                <w:sz w:val="28"/>
                <w:szCs w:val="28"/>
              </w:rPr>
            </w:pPr>
            <w:r w:rsidRPr="00B84AFB">
              <w:rPr>
                <w:sz w:val="28"/>
                <w:szCs w:val="28"/>
              </w:rPr>
              <w:t>Data stored in</w:t>
            </w:r>
          </w:p>
        </w:tc>
        <w:tc>
          <w:tcPr>
            <w:tcW w:w="0" w:type="auto"/>
            <w:vAlign w:val="center"/>
            <w:hideMark/>
          </w:tcPr>
          <w:p w14:paraId="105751F1" w14:textId="77777777" w:rsidR="00CE6036" w:rsidRPr="00B84AFB" w:rsidRDefault="00CE6036" w:rsidP="00991F1F">
            <w:pPr>
              <w:rPr>
                <w:sz w:val="28"/>
                <w:szCs w:val="28"/>
              </w:rPr>
            </w:pPr>
            <w:r>
              <w:rPr>
                <w:sz w:val="28"/>
                <w:szCs w:val="28"/>
              </w:rPr>
              <w:t xml:space="preserve">                          </w:t>
            </w:r>
            <w:r w:rsidRPr="00B84AFB">
              <w:rPr>
                <w:sz w:val="28"/>
                <w:szCs w:val="28"/>
              </w:rPr>
              <w:t>React state</w:t>
            </w:r>
          </w:p>
        </w:tc>
        <w:tc>
          <w:tcPr>
            <w:tcW w:w="0" w:type="auto"/>
            <w:vAlign w:val="center"/>
            <w:hideMark/>
          </w:tcPr>
          <w:p w14:paraId="00EF3929" w14:textId="77777777" w:rsidR="00CE6036" w:rsidRPr="00B84AFB" w:rsidRDefault="00CE6036" w:rsidP="00991F1F">
            <w:pPr>
              <w:rPr>
                <w:sz w:val="28"/>
                <w:szCs w:val="28"/>
              </w:rPr>
            </w:pPr>
            <w:r>
              <w:rPr>
                <w:sz w:val="28"/>
                <w:szCs w:val="28"/>
              </w:rPr>
              <w:t xml:space="preserve">                                      </w:t>
            </w:r>
            <w:r w:rsidRPr="00B84AFB">
              <w:rPr>
                <w:sz w:val="28"/>
                <w:szCs w:val="28"/>
              </w:rPr>
              <w:t>DOM</w:t>
            </w:r>
          </w:p>
        </w:tc>
      </w:tr>
    </w:tbl>
    <w:p w14:paraId="1CCF887B" w14:textId="77777777" w:rsidR="00CE6036" w:rsidRPr="00B84AFB" w:rsidRDefault="00CE6036" w:rsidP="00CE6036">
      <w:pP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4"/>
        <w:gridCol w:w="2089"/>
        <w:gridCol w:w="3260"/>
      </w:tblGrid>
      <w:tr w:rsidR="00CE6036" w:rsidRPr="00B84AFB" w14:paraId="2EDC3C1E" w14:textId="77777777" w:rsidTr="00991F1F">
        <w:trPr>
          <w:tblCellSpacing w:w="15" w:type="dxa"/>
        </w:trPr>
        <w:tc>
          <w:tcPr>
            <w:tcW w:w="0" w:type="auto"/>
            <w:vAlign w:val="center"/>
            <w:hideMark/>
          </w:tcPr>
          <w:p w14:paraId="60B39818" w14:textId="77777777" w:rsidR="00CE6036" w:rsidRPr="00B84AFB" w:rsidRDefault="00CE6036" w:rsidP="00991F1F">
            <w:pPr>
              <w:rPr>
                <w:sz w:val="28"/>
                <w:szCs w:val="28"/>
              </w:rPr>
            </w:pPr>
            <w:r w:rsidRPr="00B84AFB">
              <w:rPr>
                <w:sz w:val="28"/>
                <w:szCs w:val="28"/>
              </w:rPr>
              <w:t>Access value via</w:t>
            </w:r>
            <w:r>
              <w:rPr>
                <w:sz w:val="28"/>
                <w:szCs w:val="28"/>
              </w:rPr>
              <w:t xml:space="preserve">         </w:t>
            </w:r>
          </w:p>
        </w:tc>
        <w:tc>
          <w:tcPr>
            <w:tcW w:w="0" w:type="auto"/>
            <w:vAlign w:val="center"/>
            <w:hideMark/>
          </w:tcPr>
          <w:p w14:paraId="64DEC083" w14:textId="77777777" w:rsidR="00CE6036" w:rsidRPr="00B84AFB" w:rsidRDefault="00CE6036" w:rsidP="00991F1F">
            <w:pPr>
              <w:rPr>
                <w:sz w:val="28"/>
                <w:szCs w:val="28"/>
              </w:rPr>
            </w:pPr>
            <w:r>
              <w:rPr>
                <w:sz w:val="28"/>
                <w:szCs w:val="28"/>
              </w:rPr>
              <w:t xml:space="preserve">                         </w:t>
            </w:r>
            <w:r w:rsidRPr="00B84AFB">
              <w:rPr>
                <w:sz w:val="28"/>
                <w:szCs w:val="28"/>
              </w:rPr>
              <w:t>state</w:t>
            </w:r>
          </w:p>
        </w:tc>
        <w:tc>
          <w:tcPr>
            <w:tcW w:w="0" w:type="auto"/>
            <w:vAlign w:val="center"/>
            <w:hideMark/>
          </w:tcPr>
          <w:p w14:paraId="508C3BBA" w14:textId="77777777" w:rsidR="00CE6036" w:rsidRPr="00B84AFB" w:rsidRDefault="00CE6036" w:rsidP="00991F1F">
            <w:pPr>
              <w:rPr>
                <w:sz w:val="28"/>
                <w:szCs w:val="28"/>
              </w:rPr>
            </w:pPr>
            <w:r>
              <w:rPr>
                <w:sz w:val="28"/>
                <w:szCs w:val="28"/>
              </w:rPr>
              <w:t xml:space="preserve">                                                </w:t>
            </w:r>
            <w:r w:rsidRPr="00B84AFB">
              <w:rPr>
                <w:sz w:val="28"/>
                <w:szCs w:val="28"/>
              </w:rPr>
              <w:t>refs</w:t>
            </w:r>
          </w:p>
        </w:tc>
      </w:tr>
    </w:tbl>
    <w:p w14:paraId="51FB13CE" w14:textId="77777777" w:rsidR="00CE6036" w:rsidRPr="00B84AFB" w:rsidRDefault="00CE6036" w:rsidP="00CE6036">
      <w:pP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1"/>
        <w:gridCol w:w="1649"/>
        <w:gridCol w:w="3540"/>
      </w:tblGrid>
      <w:tr w:rsidR="00CE6036" w:rsidRPr="00B84AFB" w14:paraId="6E47369A" w14:textId="77777777" w:rsidTr="00991F1F">
        <w:trPr>
          <w:tblCellSpacing w:w="15" w:type="dxa"/>
        </w:trPr>
        <w:tc>
          <w:tcPr>
            <w:tcW w:w="0" w:type="auto"/>
            <w:vAlign w:val="center"/>
            <w:hideMark/>
          </w:tcPr>
          <w:p w14:paraId="28339590" w14:textId="77777777" w:rsidR="00CE6036" w:rsidRPr="00B84AFB" w:rsidRDefault="00CE6036" w:rsidP="00991F1F">
            <w:pPr>
              <w:rPr>
                <w:sz w:val="28"/>
                <w:szCs w:val="28"/>
              </w:rPr>
            </w:pPr>
            <w:r w:rsidRPr="00B84AFB">
              <w:rPr>
                <w:sz w:val="28"/>
                <w:szCs w:val="28"/>
              </w:rPr>
              <w:t>Real-time validation</w:t>
            </w:r>
            <w:r>
              <w:rPr>
                <w:sz w:val="28"/>
                <w:szCs w:val="28"/>
              </w:rPr>
              <w:t xml:space="preserve">    </w:t>
            </w:r>
          </w:p>
        </w:tc>
        <w:tc>
          <w:tcPr>
            <w:tcW w:w="0" w:type="auto"/>
            <w:vAlign w:val="center"/>
            <w:hideMark/>
          </w:tcPr>
          <w:p w14:paraId="5DFD72FA" w14:textId="77777777" w:rsidR="00CE6036" w:rsidRPr="00B84AFB" w:rsidRDefault="00CE6036" w:rsidP="00991F1F">
            <w:pPr>
              <w:rPr>
                <w:sz w:val="28"/>
                <w:szCs w:val="28"/>
              </w:rPr>
            </w:pPr>
            <w:r>
              <w:rPr>
                <w:sz w:val="28"/>
                <w:szCs w:val="28"/>
              </w:rPr>
              <w:t xml:space="preserve">                  </w:t>
            </w:r>
            <w:r w:rsidRPr="00B84AFB">
              <w:rPr>
                <w:sz w:val="28"/>
                <w:szCs w:val="28"/>
              </w:rPr>
              <w:t>Easy</w:t>
            </w:r>
          </w:p>
        </w:tc>
        <w:tc>
          <w:tcPr>
            <w:tcW w:w="0" w:type="auto"/>
            <w:vAlign w:val="center"/>
            <w:hideMark/>
          </w:tcPr>
          <w:p w14:paraId="5F30CD77" w14:textId="77777777" w:rsidR="00CE6036" w:rsidRPr="00B84AFB" w:rsidRDefault="00CE6036" w:rsidP="00991F1F">
            <w:pPr>
              <w:rPr>
                <w:sz w:val="28"/>
                <w:szCs w:val="28"/>
              </w:rPr>
            </w:pPr>
            <w:r>
              <w:rPr>
                <w:sz w:val="28"/>
                <w:szCs w:val="28"/>
              </w:rPr>
              <w:t xml:space="preserve">                                               </w:t>
            </w:r>
            <w:r w:rsidRPr="00B84AFB">
              <w:rPr>
                <w:sz w:val="28"/>
                <w:szCs w:val="28"/>
              </w:rPr>
              <w:t>harder</w:t>
            </w:r>
          </w:p>
        </w:tc>
      </w:tr>
    </w:tbl>
    <w:p w14:paraId="3D06B31F" w14:textId="77777777" w:rsidR="00CE6036" w:rsidRPr="00B84AFB" w:rsidRDefault="00CE6036" w:rsidP="00CE6036">
      <w:pP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6"/>
        <w:gridCol w:w="2039"/>
        <w:gridCol w:w="3587"/>
      </w:tblGrid>
      <w:tr w:rsidR="00CE6036" w:rsidRPr="00B84AFB" w14:paraId="6263F997" w14:textId="77777777" w:rsidTr="00991F1F">
        <w:trPr>
          <w:tblCellSpacing w:w="15" w:type="dxa"/>
        </w:trPr>
        <w:tc>
          <w:tcPr>
            <w:tcW w:w="0" w:type="auto"/>
            <w:vAlign w:val="center"/>
            <w:hideMark/>
          </w:tcPr>
          <w:p w14:paraId="45128BCC" w14:textId="77777777" w:rsidR="00CE6036" w:rsidRPr="00B84AFB" w:rsidRDefault="00CE6036" w:rsidP="00991F1F">
            <w:pPr>
              <w:rPr>
                <w:sz w:val="28"/>
                <w:szCs w:val="28"/>
              </w:rPr>
            </w:pPr>
            <w:r w:rsidRPr="00B84AFB">
              <w:rPr>
                <w:sz w:val="28"/>
                <w:szCs w:val="28"/>
              </w:rPr>
              <w:t>Code complexity</w:t>
            </w:r>
          </w:p>
        </w:tc>
        <w:tc>
          <w:tcPr>
            <w:tcW w:w="0" w:type="auto"/>
            <w:vAlign w:val="center"/>
            <w:hideMark/>
          </w:tcPr>
          <w:p w14:paraId="7389DB49" w14:textId="77777777" w:rsidR="00CE6036" w:rsidRPr="00B84AFB" w:rsidRDefault="00CE6036" w:rsidP="00991F1F">
            <w:pPr>
              <w:rPr>
                <w:sz w:val="28"/>
                <w:szCs w:val="28"/>
              </w:rPr>
            </w:pPr>
            <w:r>
              <w:rPr>
                <w:sz w:val="28"/>
                <w:szCs w:val="28"/>
              </w:rPr>
              <w:t xml:space="preserve">                        </w:t>
            </w:r>
            <w:r w:rsidRPr="00B84AFB">
              <w:rPr>
                <w:sz w:val="28"/>
                <w:szCs w:val="28"/>
              </w:rPr>
              <w:t>More</w:t>
            </w:r>
          </w:p>
        </w:tc>
        <w:tc>
          <w:tcPr>
            <w:tcW w:w="0" w:type="auto"/>
            <w:vAlign w:val="center"/>
            <w:hideMark/>
          </w:tcPr>
          <w:p w14:paraId="0AAE78FB" w14:textId="77777777" w:rsidR="00CE6036" w:rsidRPr="00B84AFB" w:rsidRDefault="00CE6036" w:rsidP="00991F1F">
            <w:pPr>
              <w:rPr>
                <w:sz w:val="28"/>
                <w:szCs w:val="28"/>
              </w:rPr>
            </w:pPr>
            <w:r>
              <w:rPr>
                <w:sz w:val="28"/>
                <w:szCs w:val="28"/>
              </w:rPr>
              <w:t xml:space="preserve">                                                    </w:t>
            </w:r>
            <w:r w:rsidRPr="00B84AFB">
              <w:rPr>
                <w:sz w:val="28"/>
                <w:szCs w:val="28"/>
              </w:rPr>
              <w:t>Less</w:t>
            </w:r>
          </w:p>
        </w:tc>
      </w:tr>
    </w:tbl>
    <w:p w14:paraId="306B0FD7" w14:textId="77777777" w:rsidR="00CE6036" w:rsidRPr="00B84AFB" w:rsidRDefault="00CE6036" w:rsidP="00CE6036">
      <w:pP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7"/>
        <w:gridCol w:w="3255"/>
        <w:gridCol w:w="2242"/>
      </w:tblGrid>
      <w:tr w:rsidR="00CE6036" w:rsidRPr="00B84AFB" w14:paraId="48DB8651" w14:textId="77777777" w:rsidTr="00991F1F">
        <w:trPr>
          <w:tblCellSpacing w:w="15" w:type="dxa"/>
        </w:trPr>
        <w:tc>
          <w:tcPr>
            <w:tcW w:w="2932" w:type="dxa"/>
            <w:vAlign w:val="center"/>
            <w:hideMark/>
          </w:tcPr>
          <w:p w14:paraId="164B79DC" w14:textId="77777777" w:rsidR="00CE6036" w:rsidRPr="00B84AFB" w:rsidRDefault="00CE6036" w:rsidP="00991F1F">
            <w:pPr>
              <w:rPr>
                <w:sz w:val="28"/>
                <w:szCs w:val="28"/>
              </w:rPr>
            </w:pPr>
            <w:r w:rsidRPr="00B84AFB">
              <w:rPr>
                <w:sz w:val="28"/>
                <w:szCs w:val="28"/>
              </w:rPr>
              <w:t>React control</w:t>
            </w:r>
          </w:p>
        </w:tc>
        <w:tc>
          <w:tcPr>
            <w:tcW w:w="3225" w:type="dxa"/>
            <w:vAlign w:val="center"/>
            <w:hideMark/>
          </w:tcPr>
          <w:p w14:paraId="688E9CB9" w14:textId="77777777" w:rsidR="00CE6036" w:rsidRPr="00B84AFB" w:rsidRDefault="00CE6036" w:rsidP="00991F1F">
            <w:pPr>
              <w:rPr>
                <w:sz w:val="28"/>
                <w:szCs w:val="28"/>
              </w:rPr>
            </w:pPr>
            <w:r>
              <w:rPr>
                <w:sz w:val="28"/>
                <w:szCs w:val="28"/>
              </w:rPr>
              <w:t xml:space="preserve">     </w:t>
            </w:r>
            <w:r w:rsidRPr="00B84AFB">
              <w:rPr>
                <w:sz w:val="28"/>
                <w:szCs w:val="28"/>
              </w:rPr>
              <w:t>Ful</w:t>
            </w:r>
            <w:r>
              <w:rPr>
                <w:sz w:val="28"/>
                <w:szCs w:val="28"/>
              </w:rPr>
              <w:t xml:space="preserve">l </w:t>
            </w:r>
            <w:r w:rsidRPr="00B84AFB">
              <w:rPr>
                <w:sz w:val="28"/>
                <w:szCs w:val="28"/>
              </w:rPr>
              <w:t>control</w:t>
            </w:r>
          </w:p>
        </w:tc>
        <w:tc>
          <w:tcPr>
            <w:tcW w:w="0" w:type="auto"/>
            <w:vAlign w:val="center"/>
            <w:hideMark/>
          </w:tcPr>
          <w:p w14:paraId="421F6110" w14:textId="77777777" w:rsidR="00CE6036" w:rsidRPr="00B84AFB" w:rsidRDefault="00CE6036" w:rsidP="00991F1F">
            <w:pPr>
              <w:rPr>
                <w:sz w:val="28"/>
                <w:szCs w:val="28"/>
              </w:rPr>
            </w:pPr>
            <w:r>
              <w:rPr>
                <w:sz w:val="28"/>
                <w:szCs w:val="28"/>
              </w:rPr>
              <w:t xml:space="preserve">      </w:t>
            </w:r>
            <w:r w:rsidRPr="00B84AFB">
              <w:rPr>
                <w:sz w:val="28"/>
                <w:szCs w:val="28"/>
              </w:rPr>
              <w:t>Limited control</w:t>
            </w:r>
          </w:p>
        </w:tc>
      </w:tr>
      <w:tr w:rsidR="00CE6036" w:rsidRPr="00B84AFB" w14:paraId="5218CAA3" w14:textId="77777777" w:rsidTr="00991F1F">
        <w:trPr>
          <w:trHeight w:val="30"/>
          <w:tblCellSpacing w:w="15" w:type="dxa"/>
        </w:trPr>
        <w:tc>
          <w:tcPr>
            <w:tcW w:w="2932" w:type="dxa"/>
            <w:vAlign w:val="center"/>
          </w:tcPr>
          <w:p w14:paraId="28BCB3A9" w14:textId="77777777" w:rsidR="00CE6036" w:rsidRPr="00F75873" w:rsidRDefault="00CE6036" w:rsidP="00991F1F">
            <w:pPr>
              <w:rPr>
                <w:b/>
                <w:bCs/>
                <w:sz w:val="28"/>
                <w:szCs w:val="28"/>
              </w:rPr>
            </w:pPr>
            <w:r>
              <w:rPr>
                <w:sz w:val="28"/>
                <w:szCs w:val="28"/>
              </w:rPr>
              <w:t xml:space="preserve">                        </w:t>
            </w:r>
          </w:p>
        </w:tc>
        <w:tc>
          <w:tcPr>
            <w:tcW w:w="3225" w:type="dxa"/>
            <w:vAlign w:val="center"/>
          </w:tcPr>
          <w:p w14:paraId="6A4512E3" w14:textId="77777777" w:rsidR="00CE6036" w:rsidRDefault="00CE6036" w:rsidP="00991F1F">
            <w:pPr>
              <w:rPr>
                <w:sz w:val="28"/>
                <w:szCs w:val="28"/>
              </w:rPr>
            </w:pPr>
          </w:p>
        </w:tc>
        <w:tc>
          <w:tcPr>
            <w:tcW w:w="0" w:type="auto"/>
            <w:vAlign w:val="center"/>
          </w:tcPr>
          <w:p w14:paraId="76F28D04" w14:textId="77777777" w:rsidR="00CE6036" w:rsidRDefault="00CE6036" w:rsidP="00991F1F">
            <w:pPr>
              <w:rPr>
                <w:sz w:val="28"/>
                <w:szCs w:val="28"/>
              </w:rPr>
            </w:pPr>
          </w:p>
        </w:tc>
      </w:tr>
    </w:tbl>
    <w:p w14:paraId="1C22B68B" w14:textId="77777777" w:rsidR="00CE6036" w:rsidRPr="00737F19" w:rsidRDefault="00CE6036" w:rsidP="00CE6036">
      <w:pPr>
        <w:rPr>
          <w:sz w:val="28"/>
          <w:szCs w:val="28"/>
        </w:rPr>
      </w:pPr>
    </w:p>
    <w:p w14:paraId="7AC1B87A" w14:textId="77777777" w:rsidR="00CE6036" w:rsidRPr="00676DA0" w:rsidRDefault="00CE6036" w:rsidP="00CE6036">
      <w:pPr>
        <w:rPr>
          <w:b/>
          <w:bCs/>
          <w:sz w:val="28"/>
          <w:szCs w:val="28"/>
        </w:rPr>
      </w:pPr>
      <w:r>
        <w:rPr>
          <w:b/>
          <w:bCs/>
          <w:sz w:val="28"/>
          <w:szCs w:val="28"/>
        </w:rPr>
        <w:t xml:space="preserve">                                  </w:t>
      </w:r>
      <w:r w:rsidRPr="00676DA0">
        <w:rPr>
          <w:b/>
          <w:bCs/>
          <w:sz w:val="28"/>
          <w:szCs w:val="28"/>
        </w:rPr>
        <w:t xml:space="preserve">lifecycle Methods (Class Components) </w:t>
      </w:r>
    </w:p>
    <w:p w14:paraId="74CF132F" w14:textId="77777777" w:rsidR="00CE6036" w:rsidRDefault="00CE6036" w:rsidP="00CE6036">
      <w:pPr>
        <w:rPr>
          <w:b/>
          <w:bCs/>
        </w:rPr>
      </w:pPr>
      <w:r w:rsidRPr="00113965">
        <w:rPr>
          <w:b/>
          <w:bCs/>
        </w:rPr>
        <w:t>THEORY EXERCISE</w:t>
      </w:r>
    </w:p>
    <w:p w14:paraId="471FDD72" w14:textId="77777777" w:rsidR="00CE6036" w:rsidRDefault="00CE6036" w:rsidP="00CE6036">
      <w:pPr>
        <w:rPr>
          <w:b/>
          <w:bCs/>
        </w:rPr>
      </w:pPr>
      <w:r w:rsidRPr="00113965">
        <w:rPr>
          <w:b/>
          <w:bCs/>
        </w:rPr>
        <w:t xml:space="preserve">• Question 1: </w:t>
      </w:r>
    </w:p>
    <w:p w14:paraId="2C7F437E" w14:textId="77777777" w:rsidR="00CE6036" w:rsidRDefault="00CE6036" w:rsidP="00CE6036">
      <w:pPr>
        <w:rPr>
          <w:sz w:val="28"/>
          <w:szCs w:val="28"/>
        </w:rPr>
      </w:pPr>
      <w:r w:rsidRPr="00113965">
        <w:rPr>
          <w:sz w:val="28"/>
          <w:szCs w:val="28"/>
        </w:rPr>
        <w:t>What are lifecycle methods in React class components? Describe the phases of a component’s lifecycle.</w:t>
      </w:r>
    </w:p>
    <w:p w14:paraId="294D13E3" w14:textId="77777777" w:rsidR="00CE6036" w:rsidRPr="00F131C1" w:rsidRDefault="00CE6036" w:rsidP="00CE6036">
      <w:r w:rsidRPr="00F131C1">
        <w:lastRenderedPageBreak/>
        <w:sym w:font="Wingdings" w:char="F0E0"/>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5"/>
        <w:gridCol w:w="1032"/>
      </w:tblGrid>
      <w:tr w:rsidR="00CE6036" w:rsidRPr="00715629" w14:paraId="46B1941D" w14:textId="77777777" w:rsidTr="00991F1F">
        <w:trPr>
          <w:tblHeader/>
          <w:tblCellSpacing w:w="15" w:type="dxa"/>
        </w:trPr>
        <w:tc>
          <w:tcPr>
            <w:tcW w:w="0" w:type="auto"/>
            <w:vAlign w:val="center"/>
            <w:hideMark/>
          </w:tcPr>
          <w:p w14:paraId="0D00C083" w14:textId="77777777" w:rsidR="00CE6036" w:rsidRPr="00715629" w:rsidRDefault="00CE6036" w:rsidP="00991F1F">
            <w:pPr>
              <w:rPr>
                <w:b/>
                <w:bCs/>
              </w:rPr>
            </w:pPr>
            <w:r w:rsidRPr="00715629">
              <w:rPr>
                <w:b/>
                <w:bCs/>
              </w:rPr>
              <w:t>Phase</w:t>
            </w:r>
          </w:p>
        </w:tc>
        <w:tc>
          <w:tcPr>
            <w:tcW w:w="0" w:type="auto"/>
            <w:vAlign w:val="center"/>
            <w:hideMark/>
          </w:tcPr>
          <w:p w14:paraId="70E61B48" w14:textId="77777777" w:rsidR="00CE6036" w:rsidRPr="00715629" w:rsidRDefault="00CE6036" w:rsidP="00991F1F">
            <w:pPr>
              <w:rPr>
                <w:b/>
                <w:bCs/>
              </w:rPr>
            </w:pPr>
            <w:r w:rsidRPr="00715629">
              <w:rPr>
                <w:b/>
                <w:bCs/>
              </w:rPr>
              <w:t>Methods</w:t>
            </w:r>
          </w:p>
        </w:tc>
      </w:tr>
    </w:tbl>
    <w:p w14:paraId="258BF939" w14:textId="77777777" w:rsidR="00CE6036" w:rsidRPr="00715629" w:rsidRDefault="00CE6036" w:rsidP="00CE603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8"/>
        <w:gridCol w:w="7283"/>
      </w:tblGrid>
      <w:tr w:rsidR="00CE6036" w:rsidRPr="00715629" w14:paraId="78D7F32D" w14:textId="77777777" w:rsidTr="00991F1F">
        <w:trPr>
          <w:tblCellSpacing w:w="15" w:type="dxa"/>
        </w:trPr>
        <w:tc>
          <w:tcPr>
            <w:tcW w:w="0" w:type="auto"/>
            <w:vAlign w:val="center"/>
            <w:hideMark/>
          </w:tcPr>
          <w:p w14:paraId="05E4CDA3" w14:textId="77777777" w:rsidR="00CE6036" w:rsidRPr="00715629" w:rsidRDefault="00CE6036" w:rsidP="00991F1F">
            <w:r w:rsidRPr="00715629">
              <w:rPr>
                <w:b/>
                <w:bCs/>
              </w:rPr>
              <w:t>Mounting</w:t>
            </w:r>
          </w:p>
        </w:tc>
        <w:tc>
          <w:tcPr>
            <w:tcW w:w="0" w:type="auto"/>
            <w:vAlign w:val="center"/>
            <w:hideMark/>
          </w:tcPr>
          <w:p w14:paraId="35B19618" w14:textId="77777777" w:rsidR="00CE6036" w:rsidRPr="00715629" w:rsidRDefault="00CE6036" w:rsidP="00991F1F">
            <w:r w:rsidRPr="00715629">
              <w:t xml:space="preserve">constructor, </w:t>
            </w:r>
            <w:proofErr w:type="spellStart"/>
            <w:r w:rsidRPr="00715629">
              <w:t>getDerivedStateFromProps</w:t>
            </w:r>
            <w:proofErr w:type="spellEnd"/>
            <w:r w:rsidRPr="00715629">
              <w:t xml:space="preserve">, render, </w:t>
            </w:r>
            <w:proofErr w:type="spellStart"/>
            <w:r w:rsidRPr="00715629">
              <w:t>componentDidMount</w:t>
            </w:r>
            <w:proofErr w:type="spellEnd"/>
          </w:p>
        </w:tc>
      </w:tr>
    </w:tbl>
    <w:p w14:paraId="0F990B19" w14:textId="77777777" w:rsidR="00CE6036" w:rsidRPr="00715629" w:rsidRDefault="00CE6036" w:rsidP="00CE603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6"/>
        <w:gridCol w:w="7960"/>
      </w:tblGrid>
      <w:tr w:rsidR="00CE6036" w:rsidRPr="00715629" w14:paraId="420D1840" w14:textId="77777777" w:rsidTr="00991F1F">
        <w:trPr>
          <w:tblCellSpacing w:w="15" w:type="dxa"/>
        </w:trPr>
        <w:tc>
          <w:tcPr>
            <w:tcW w:w="0" w:type="auto"/>
            <w:vAlign w:val="center"/>
            <w:hideMark/>
          </w:tcPr>
          <w:p w14:paraId="7D4B7A65" w14:textId="77777777" w:rsidR="00CE6036" w:rsidRPr="00715629" w:rsidRDefault="00CE6036" w:rsidP="00991F1F">
            <w:r w:rsidRPr="00715629">
              <w:rPr>
                <w:b/>
                <w:bCs/>
              </w:rPr>
              <w:t>Updating</w:t>
            </w:r>
          </w:p>
        </w:tc>
        <w:tc>
          <w:tcPr>
            <w:tcW w:w="0" w:type="auto"/>
            <w:vAlign w:val="center"/>
            <w:hideMark/>
          </w:tcPr>
          <w:p w14:paraId="53A37D5C" w14:textId="77777777" w:rsidR="00CE6036" w:rsidRPr="00715629" w:rsidRDefault="00CE6036" w:rsidP="00991F1F">
            <w:proofErr w:type="spellStart"/>
            <w:r w:rsidRPr="00715629">
              <w:t>getDerivedStateFromProps</w:t>
            </w:r>
            <w:proofErr w:type="spellEnd"/>
            <w:r w:rsidRPr="00715629">
              <w:t xml:space="preserve">, </w:t>
            </w:r>
            <w:proofErr w:type="spellStart"/>
            <w:r w:rsidRPr="00715629">
              <w:t>shouldComponentUpdate</w:t>
            </w:r>
            <w:proofErr w:type="spellEnd"/>
            <w:r w:rsidRPr="00715629">
              <w:t xml:space="preserve">, render, </w:t>
            </w:r>
            <w:proofErr w:type="spellStart"/>
            <w:r w:rsidRPr="00715629">
              <w:t>getSnapshotBeforeUpdate</w:t>
            </w:r>
            <w:proofErr w:type="spellEnd"/>
            <w:r w:rsidRPr="00715629">
              <w:t xml:space="preserve">, </w:t>
            </w:r>
            <w:proofErr w:type="spellStart"/>
            <w:r w:rsidRPr="00715629">
              <w:t>componentDidUpdate</w:t>
            </w:r>
            <w:proofErr w:type="spellEnd"/>
          </w:p>
        </w:tc>
      </w:tr>
    </w:tbl>
    <w:p w14:paraId="0B682353" w14:textId="77777777" w:rsidR="00CE6036" w:rsidRPr="00715629" w:rsidRDefault="00CE6036" w:rsidP="00CE6036">
      <w:pPr>
        <w:rPr>
          <w:vanish/>
        </w:rPr>
      </w:pPr>
    </w:p>
    <w:tbl>
      <w:tblPr>
        <w:tblW w:w="4344" w:type="dxa"/>
        <w:tblCellSpacing w:w="15" w:type="dxa"/>
        <w:tblCellMar>
          <w:top w:w="15" w:type="dxa"/>
          <w:left w:w="15" w:type="dxa"/>
          <w:bottom w:w="15" w:type="dxa"/>
          <w:right w:w="15" w:type="dxa"/>
        </w:tblCellMar>
        <w:tblLook w:val="04A0" w:firstRow="1" w:lastRow="0" w:firstColumn="1" w:lastColumn="0" w:noHBand="0" w:noVBand="1"/>
      </w:tblPr>
      <w:tblGrid>
        <w:gridCol w:w="1517"/>
        <w:gridCol w:w="2827"/>
      </w:tblGrid>
      <w:tr w:rsidR="00CE6036" w:rsidRPr="00715629" w14:paraId="6350E16F" w14:textId="77777777" w:rsidTr="00991F1F">
        <w:trPr>
          <w:trHeight w:val="64"/>
          <w:tblCellSpacing w:w="15" w:type="dxa"/>
        </w:trPr>
        <w:tc>
          <w:tcPr>
            <w:tcW w:w="0" w:type="auto"/>
            <w:vAlign w:val="center"/>
            <w:hideMark/>
          </w:tcPr>
          <w:p w14:paraId="351FD2FD" w14:textId="77777777" w:rsidR="00CE6036" w:rsidRPr="00715629" w:rsidRDefault="00CE6036" w:rsidP="00991F1F">
            <w:r w:rsidRPr="00715629">
              <w:rPr>
                <w:b/>
                <w:bCs/>
              </w:rPr>
              <w:t>Unmounting</w:t>
            </w:r>
          </w:p>
        </w:tc>
        <w:tc>
          <w:tcPr>
            <w:tcW w:w="0" w:type="auto"/>
            <w:vAlign w:val="center"/>
            <w:hideMark/>
          </w:tcPr>
          <w:p w14:paraId="20EDF15B" w14:textId="77777777" w:rsidR="00CE6036" w:rsidRPr="00715629" w:rsidRDefault="00CE6036" w:rsidP="00991F1F">
            <w:proofErr w:type="spellStart"/>
            <w:r w:rsidRPr="00715629">
              <w:t>componentWillUnmount</w:t>
            </w:r>
            <w:proofErr w:type="spellEnd"/>
          </w:p>
        </w:tc>
      </w:tr>
      <w:tr w:rsidR="00CE6036" w:rsidRPr="00715629" w14:paraId="14F2A237" w14:textId="77777777" w:rsidTr="00991F1F">
        <w:trPr>
          <w:trHeight w:val="30"/>
          <w:tblCellSpacing w:w="15" w:type="dxa"/>
        </w:trPr>
        <w:tc>
          <w:tcPr>
            <w:tcW w:w="0" w:type="auto"/>
            <w:vAlign w:val="center"/>
          </w:tcPr>
          <w:p w14:paraId="30E55410" w14:textId="77777777" w:rsidR="00CE6036" w:rsidRDefault="00CE6036" w:rsidP="00991F1F">
            <w:pPr>
              <w:rPr>
                <w:b/>
                <w:bCs/>
              </w:rPr>
            </w:pPr>
          </w:p>
          <w:p w14:paraId="68D6C380" w14:textId="77777777" w:rsidR="00CE6036" w:rsidRPr="00715629" w:rsidRDefault="00CE6036" w:rsidP="00991F1F">
            <w:pPr>
              <w:rPr>
                <w:b/>
                <w:bCs/>
              </w:rPr>
            </w:pPr>
          </w:p>
        </w:tc>
        <w:tc>
          <w:tcPr>
            <w:tcW w:w="0" w:type="auto"/>
            <w:vAlign w:val="center"/>
          </w:tcPr>
          <w:p w14:paraId="1216EF9A" w14:textId="77777777" w:rsidR="00CE6036" w:rsidRPr="00715629" w:rsidRDefault="00CE6036" w:rsidP="00991F1F"/>
        </w:tc>
      </w:tr>
      <w:tr w:rsidR="00CE6036" w:rsidRPr="00715629" w14:paraId="759334CB" w14:textId="77777777" w:rsidTr="00991F1F">
        <w:trPr>
          <w:trHeight w:val="30"/>
          <w:tblCellSpacing w:w="15" w:type="dxa"/>
        </w:trPr>
        <w:tc>
          <w:tcPr>
            <w:tcW w:w="0" w:type="auto"/>
            <w:vAlign w:val="center"/>
          </w:tcPr>
          <w:p w14:paraId="3B45E575" w14:textId="77777777" w:rsidR="00CE6036" w:rsidRDefault="00CE6036" w:rsidP="00991F1F">
            <w:pPr>
              <w:rPr>
                <w:b/>
                <w:bCs/>
              </w:rPr>
            </w:pPr>
          </w:p>
        </w:tc>
        <w:tc>
          <w:tcPr>
            <w:tcW w:w="0" w:type="auto"/>
            <w:vAlign w:val="center"/>
          </w:tcPr>
          <w:p w14:paraId="03808C4E" w14:textId="77777777" w:rsidR="00CE6036" w:rsidRPr="00715629" w:rsidRDefault="00CE6036" w:rsidP="00991F1F"/>
        </w:tc>
      </w:tr>
    </w:tbl>
    <w:p w14:paraId="2B5D533F" w14:textId="77777777" w:rsidR="00CE6036" w:rsidRPr="00F131C1" w:rsidRDefault="00CE6036" w:rsidP="00CE6036"/>
    <w:p w14:paraId="364F6956" w14:textId="77777777" w:rsidR="00CE6036" w:rsidRDefault="00CE6036" w:rsidP="00CE6036">
      <w:pPr>
        <w:rPr>
          <w:sz w:val="28"/>
          <w:szCs w:val="28"/>
        </w:rPr>
      </w:pPr>
      <w:r w:rsidRPr="00BE4CD5">
        <w:rPr>
          <w:sz w:val="28"/>
          <w:szCs w:val="28"/>
        </w:rPr>
        <w:t xml:space="preserve">• Question 2: Explain the purpose of </w:t>
      </w:r>
      <w:proofErr w:type="spellStart"/>
      <w:proofErr w:type="gramStart"/>
      <w:r w:rsidRPr="00BE4CD5">
        <w:rPr>
          <w:sz w:val="28"/>
          <w:szCs w:val="28"/>
        </w:rPr>
        <w:t>componentDidMount</w:t>
      </w:r>
      <w:proofErr w:type="spellEnd"/>
      <w:r w:rsidRPr="00BE4CD5">
        <w:rPr>
          <w:sz w:val="28"/>
          <w:szCs w:val="28"/>
        </w:rPr>
        <w:t>(</w:t>
      </w:r>
      <w:proofErr w:type="gramEnd"/>
      <w:r w:rsidRPr="00BE4CD5">
        <w:rPr>
          <w:sz w:val="28"/>
          <w:szCs w:val="28"/>
        </w:rPr>
        <w:t xml:space="preserve">), </w:t>
      </w:r>
      <w:proofErr w:type="spellStart"/>
      <w:proofErr w:type="gramStart"/>
      <w:r w:rsidRPr="00BE4CD5">
        <w:rPr>
          <w:sz w:val="28"/>
          <w:szCs w:val="28"/>
        </w:rPr>
        <w:t>componentDidUpdate</w:t>
      </w:r>
      <w:proofErr w:type="spellEnd"/>
      <w:r w:rsidRPr="00BE4CD5">
        <w:rPr>
          <w:sz w:val="28"/>
          <w:szCs w:val="28"/>
        </w:rPr>
        <w:t>(),and</w:t>
      </w:r>
      <w:proofErr w:type="gramEnd"/>
      <w:r w:rsidRPr="00BE4CD5">
        <w:rPr>
          <w:sz w:val="28"/>
          <w:szCs w:val="28"/>
        </w:rPr>
        <w:t xml:space="preserve"> </w:t>
      </w:r>
      <w:proofErr w:type="spellStart"/>
      <w:proofErr w:type="gramStart"/>
      <w:r w:rsidRPr="00BE4CD5">
        <w:rPr>
          <w:sz w:val="28"/>
          <w:szCs w:val="28"/>
        </w:rPr>
        <w:t>componentWillUnmount</w:t>
      </w:r>
      <w:proofErr w:type="spellEnd"/>
      <w:r w:rsidRPr="00BE4CD5">
        <w:rPr>
          <w:sz w:val="28"/>
          <w:szCs w:val="28"/>
        </w:rPr>
        <w:t>(</w:t>
      </w:r>
      <w:proofErr w:type="gramEnd"/>
      <w:r w:rsidRPr="00BE4CD5">
        <w:rPr>
          <w:sz w:val="28"/>
          <w:szCs w:val="28"/>
        </w:rPr>
        <w:t>).</w:t>
      </w:r>
    </w:p>
    <w:p w14:paraId="1F88CCBB" w14:textId="77777777" w:rsidR="00CE6036" w:rsidRPr="004C61EF" w:rsidRDefault="00CE6036" w:rsidP="00CE6036">
      <w:pPr>
        <w:rPr>
          <w:b/>
          <w:bCs/>
        </w:rPr>
      </w:pPr>
      <w:r w:rsidRPr="004C61EF">
        <w:sym w:font="Wingdings" w:char="F0E0"/>
      </w:r>
      <w:r w:rsidRPr="004C61EF">
        <w:rPr>
          <w:b/>
          <w:bCs/>
        </w:rPr>
        <w:t xml:space="preserve">1. </w:t>
      </w:r>
      <w:proofErr w:type="spellStart"/>
      <w:proofErr w:type="gramStart"/>
      <w:r w:rsidRPr="004C61EF">
        <w:rPr>
          <w:b/>
          <w:bCs/>
        </w:rPr>
        <w:t>componentDidMount</w:t>
      </w:r>
      <w:proofErr w:type="spellEnd"/>
      <w:r w:rsidRPr="004C61EF">
        <w:rPr>
          <w:b/>
          <w:bCs/>
        </w:rPr>
        <w:t>(</w:t>
      </w:r>
      <w:proofErr w:type="gramEnd"/>
      <w:r w:rsidRPr="004C61EF">
        <w:rPr>
          <w:b/>
          <w:bCs/>
        </w:rPr>
        <w:t>)</w:t>
      </w:r>
    </w:p>
    <w:p w14:paraId="5E22D628" w14:textId="77777777" w:rsidR="00CE6036" w:rsidRPr="00B973B2" w:rsidRDefault="00CE6036" w:rsidP="00CE6036">
      <w:pPr>
        <w:rPr>
          <w:b/>
          <w:bCs/>
        </w:rPr>
      </w:pPr>
      <w:r w:rsidRPr="00B973B2">
        <w:rPr>
          <w:b/>
          <w:bCs/>
        </w:rPr>
        <w:t>Purpose:</w:t>
      </w:r>
    </w:p>
    <w:p w14:paraId="797EAD85" w14:textId="77777777" w:rsidR="00CE6036" w:rsidRPr="00B973B2" w:rsidRDefault="00CE6036" w:rsidP="00CE6036">
      <w:r w:rsidRPr="00B973B2">
        <w:t xml:space="preserve">This method runs </w:t>
      </w:r>
      <w:r w:rsidRPr="00B973B2">
        <w:rPr>
          <w:b/>
          <w:bCs/>
        </w:rPr>
        <w:t>once</w:t>
      </w:r>
      <w:r w:rsidRPr="00B973B2">
        <w:t xml:space="preserve"> after the component is inserted into the DOM.</w:t>
      </w:r>
    </w:p>
    <w:p w14:paraId="0BD3C43A" w14:textId="77777777" w:rsidR="00CE6036" w:rsidRPr="00B973B2" w:rsidRDefault="00CE6036" w:rsidP="00CE6036">
      <w:pPr>
        <w:rPr>
          <w:b/>
          <w:bCs/>
        </w:rPr>
      </w:pPr>
      <w:r w:rsidRPr="00B973B2">
        <w:rPr>
          <w:b/>
          <w:bCs/>
        </w:rPr>
        <w:t>What it's used for:</w:t>
      </w:r>
    </w:p>
    <w:p w14:paraId="561B90C1" w14:textId="77777777" w:rsidR="00CE6036" w:rsidRPr="00B973B2" w:rsidRDefault="00CE6036" w:rsidP="00CE6036">
      <w:pPr>
        <w:numPr>
          <w:ilvl w:val="0"/>
          <w:numId w:val="15"/>
        </w:numPr>
      </w:pPr>
      <w:r w:rsidRPr="00B973B2">
        <w:t>Fetching data from APIs</w:t>
      </w:r>
    </w:p>
    <w:p w14:paraId="7A8D11FA" w14:textId="77777777" w:rsidR="00CE6036" w:rsidRPr="00B973B2" w:rsidRDefault="00CE6036" w:rsidP="00CE6036">
      <w:pPr>
        <w:numPr>
          <w:ilvl w:val="0"/>
          <w:numId w:val="15"/>
        </w:numPr>
      </w:pPr>
      <w:r w:rsidRPr="00B973B2">
        <w:t>Setting up timers or intervals</w:t>
      </w:r>
    </w:p>
    <w:p w14:paraId="10F7AA2C" w14:textId="77777777" w:rsidR="00CE6036" w:rsidRPr="00B973B2" w:rsidRDefault="00CE6036" w:rsidP="00CE6036">
      <w:pPr>
        <w:numPr>
          <w:ilvl w:val="0"/>
          <w:numId w:val="15"/>
        </w:numPr>
      </w:pPr>
      <w:r w:rsidRPr="00B973B2">
        <w:t>Adding event listeners</w:t>
      </w:r>
    </w:p>
    <w:p w14:paraId="08480153" w14:textId="77777777" w:rsidR="00CE6036" w:rsidRPr="00B973B2" w:rsidRDefault="00CE6036" w:rsidP="00CE6036">
      <w:pPr>
        <w:numPr>
          <w:ilvl w:val="0"/>
          <w:numId w:val="15"/>
        </w:numPr>
      </w:pPr>
      <w:r w:rsidRPr="00B973B2">
        <w:t>Initial DOM manipulations</w:t>
      </w:r>
    </w:p>
    <w:p w14:paraId="4D678E7D" w14:textId="77777777" w:rsidR="00CE6036" w:rsidRPr="005E027B" w:rsidRDefault="00CE6036" w:rsidP="00CE6036">
      <w:pPr>
        <w:rPr>
          <w:b/>
          <w:bCs/>
        </w:rPr>
      </w:pPr>
      <w:r w:rsidRPr="005E027B">
        <w:rPr>
          <w:b/>
          <w:bCs/>
          <w:sz w:val="28"/>
          <w:szCs w:val="28"/>
        </w:rPr>
        <w:t>2️</w:t>
      </w:r>
      <w:r w:rsidRPr="005E027B">
        <w:rPr>
          <w:rFonts w:ascii="Segoe UI Symbol" w:hAnsi="Segoe UI Symbol" w:cs="Segoe UI Symbol"/>
          <w:b/>
          <w:bCs/>
          <w:sz w:val="28"/>
          <w:szCs w:val="28"/>
        </w:rPr>
        <w:t>⃣</w:t>
      </w:r>
      <w:r w:rsidRPr="005E027B">
        <w:rPr>
          <w:b/>
          <w:bCs/>
          <w:sz w:val="28"/>
          <w:szCs w:val="28"/>
        </w:rPr>
        <w:t xml:space="preserve"> </w:t>
      </w:r>
      <w:proofErr w:type="gramStart"/>
      <w:ins w:id="0" w:author="Microsoft Word" w:date="2025-11-17T14:51:00Z" w16du:dateUtc="2025-11-17T09:21:00Z">
        <w:r w:rsidRPr="004C61EF">
          <w:rPr>
            <w:b/>
            <w:bCs/>
          </w:rPr>
          <w:t>2.</w:t>
        </w:r>
      </w:ins>
      <w:r w:rsidRPr="004C61EF">
        <w:rPr>
          <w:b/>
          <w:bCs/>
        </w:rPr>
        <w:t>componentDidUpdate</w:t>
      </w:r>
      <w:proofErr w:type="gramEnd"/>
      <w:r w:rsidRPr="004C61EF">
        <w:rPr>
          <w:b/>
          <w:bCs/>
        </w:rPr>
        <w:t xml:space="preserve"> (</w:t>
      </w:r>
      <w:proofErr w:type="spellStart"/>
      <w:r w:rsidRPr="005E027B">
        <w:rPr>
          <w:b/>
          <w:bCs/>
        </w:rPr>
        <w:t>prevProps</w:t>
      </w:r>
      <w:proofErr w:type="spellEnd"/>
      <w:r w:rsidRPr="005E027B">
        <w:rPr>
          <w:b/>
          <w:bCs/>
        </w:rPr>
        <w:t xml:space="preserve">, </w:t>
      </w:r>
      <w:proofErr w:type="spellStart"/>
      <w:r w:rsidRPr="005E027B">
        <w:rPr>
          <w:b/>
          <w:bCs/>
        </w:rPr>
        <w:t>prevState</w:t>
      </w:r>
      <w:proofErr w:type="spellEnd"/>
      <w:r w:rsidRPr="005E027B">
        <w:rPr>
          <w:b/>
          <w:bCs/>
        </w:rPr>
        <w:t>)</w:t>
      </w:r>
    </w:p>
    <w:p w14:paraId="18D23A3D" w14:textId="77777777" w:rsidR="00CE6036" w:rsidRPr="005E027B" w:rsidRDefault="00CE6036" w:rsidP="00CE6036">
      <w:pPr>
        <w:rPr>
          <w:b/>
          <w:bCs/>
        </w:rPr>
      </w:pPr>
      <w:r w:rsidRPr="005E027B">
        <w:rPr>
          <w:b/>
          <w:bCs/>
        </w:rPr>
        <w:t>Purpose:</w:t>
      </w:r>
    </w:p>
    <w:p w14:paraId="5410EE0E" w14:textId="77777777" w:rsidR="00CE6036" w:rsidRPr="005E027B" w:rsidRDefault="00CE6036" w:rsidP="00CE6036">
      <w:r w:rsidRPr="005E027B">
        <w:t xml:space="preserve">Runs </w:t>
      </w:r>
      <w:r w:rsidRPr="005E027B">
        <w:rPr>
          <w:b/>
          <w:bCs/>
        </w:rPr>
        <w:t>every time the component updates</w:t>
      </w:r>
      <w:r w:rsidRPr="005E027B">
        <w:t>, i.e., when:</w:t>
      </w:r>
    </w:p>
    <w:p w14:paraId="28897C42" w14:textId="77777777" w:rsidR="00CE6036" w:rsidRPr="005E027B" w:rsidRDefault="00CE6036" w:rsidP="00CE6036">
      <w:pPr>
        <w:numPr>
          <w:ilvl w:val="0"/>
          <w:numId w:val="16"/>
        </w:numPr>
      </w:pPr>
      <w:r w:rsidRPr="005E027B">
        <w:t>state changes</w:t>
      </w:r>
    </w:p>
    <w:p w14:paraId="3D70BC67" w14:textId="77777777" w:rsidR="00CE6036" w:rsidRPr="005E027B" w:rsidRDefault="00CE6036" w:rsidP="00CE6036">
      <w:pPr>
        <w:numPr>
          <w:ilvl w:val="0"/>
          <w:numId w:val="16"/>
        </w:numPr>
      </w:pPr>
      <w:r w:rsidRPr="005E027B">
        <w:t>props change</w:t>
      </w:r>
    </w:p>
    <w:p w14:paraId="28F89FC0" w14:textId="77777777" w:rsidR="00CE6036" w:rsidRPr="005E027B" w:rsidRDefault="00CE6036" w:rsidP="00CE6036">
      <w:pPr>
        <w:rPr>
          <w:b/>
          <w:bCs/>
        </w:rPr>
      </w:pPr>
      <w:r w:rsidRPr="005E027B">
        <w:rPr>
          <w:b/>
          <w:bCs/>
        </w:rPr>
        <w:t>What it's used for:</w:t>
      </w:r>
    </w:p>
    <w:p w14:paraId="6515448A" w14:textId="77777777" w:rsidR="00CE6036" w:rsidRPr="005E027B" w:rsidRDefault="00CE6036" w:rsidP="00CE6036">
      <w:pPr>
        <w:numPr>
          <w:ilvl w:val="0"/>
          <w:numId w:val="17"/>
        </w:numPr>
      </w:pPr>
      <w:r w:rsidRPr="005E027B">
        <w:t>Responding to prop changes</w:t>
      </w:r>
    </w:p>
    <w:p w14:paraId="7BF36062" w14:textId="77777777" w:rsidR="00CE6036" w:rsidRPr="005E027B" w:rsidRDefault="00CE6036" w:rsidP="00CE6036">
      <w:pPr>
        <w:numPr>
          <w:ilvl w:val="0"/>
          <w:numId w:val="17"/>
        </w:numPr>
      </w:pPr>
      <w:r w:rsidRPr="005E027B">
        <w:lastRenderedPageBreak/>
        <w:t>Fetching new data when props/state update</w:t>
      </w:r>
    </w:p>
    <w:p w14:paraId="42C59247" w14:textId="77777777" w:rsidR="00CE6036" w:rsidRPr="00D87DDD" w:rsidRDefault="00CE6036" w:rsidP="00CE6036">
      <w:pPr>
        <w:rPr>
          <w:b/>
          <w:bCs/>
        </w:rPr>
      </w:pPr>
      <w:r w:rsidRPr="004C61EF">
        <w:rPr>
          <w:b/>
          <w:bCs/>
        </w:rPr>
        <w:t>3.</w:t>
      </w:r>
      <w:r w:rsidRPr="00D87DDD">
        <w:rPr>
          <w:b/>
          <w:bCs/>
        </w:rPr>
        <w:t xml:space="preserve"> </w:t>
      </w:r>
      <w:proofErr w:type="spellStart"/>
      <w:r w:rsidRPr="00D87DDD">
        <w:rPr>
          <w:b/>
          <w:bCs/>
        </w:rPr>
        <w:t>componentWillUnmount</w:t>
      </w:r>
      <w:proofErr w:type="spellEnd"/>
      <w:r w:rsidRPr="00D87DDD">
        <w:rPr>
          <w:b/>
          <w:bCs/>
        </w:rPr>
        <w:t xml:space="preserve"> ()</w:t>
      </w:r>
    </w:p>
    <w:p w14:paraId="30897F3E" w14:textId="77777777" w:rsidR="00CE6036" w:rsidRPr="00D87DDD" w:rsidRDefault="00CE6036" w:rsidP="00CE6036">
      <w:pPr>
        <w:rPr>
          <w:b/>
          <w:bCs/>
        </w:rPr>
      </w:pPr>
      <w:r w:rsidRPr="00D87DDD">
        <w:rPr>
          <w:b/>
          <w:bCs/>
        </w:rPr>
        <w:t>Purpose:</w:t>
      </w:r>
    </w:p>
    <w:p w14:paraId="25E33203" w14:textId="77777777" w:rsidR="00CE6036" w:rsidRPr="00D87DDD" w:rsidRDefault="00CE6036" w:rsidP="00CE6036">
      <w:r w:rsidRPr="00D87DDD">
        <w:t xml:space="preserve">Called </w:t>
      </w:r>
      <w:r w:rsidRPr="00D87DDD">
        <w:rPr>
          <w:b/>
          <w:bCs/>
        </w:rPr>
        <w:t>just before the component is removed</w:t>
      </w:r>
      <w:r w:rsidRPr="00D87DDD">
        <w:t xml:space="preserve"> from the DOM.</w:t>
      </w:r>
    </w:p>
    <w:p w14:paraId="18025151" w14:textId="77777777" w:rsidR="00CE6036" w:rsidRPr="00D87DDD" w:rsidRDefault="00CE6036" w:rsidP="00CE6036">
      <w:pPr>
        <w:rPr>
          <w:b/>
          <w:bCs/>
        </w:rPr>
      </w:pPr>
      <w:r w:rsidRPr="00D87DDD">
        <w:rPr>
          <w:b/>
          <w:bCs/>
        </w:rPr>
        <w:t>What it's used for:</w:t>
      </w:r>
    </w:p>
    <w:p w14:paraId="2BF65B0E" w14:textId="77777777" w:rsidR="00CE6036" w:rsidRPr="00D87DDD" w:rsidRDefault="00CE6036" w:rsidP="00CE6036">
      <w:pPr>
        <w:numPr>
          <w:ilvl w:val="0"/>
          <w:numId w:val="18"/>
        </w:numPr>
      </w:pPr>
      <w:r w:rsidRPr="00D87DDD">
        <w:t>Cleanup tasks</w:t>
      </w:r>
    </w:p>
    <w:p w14:paraId="250FFEA1" w14:textId="77777777" w:rsidR="00CE6036" w:rsidRPr="00D87DDD" w:rsidRDefault="00CE6036" w:rsidP="00CE6036">
      <w:pPr>
        <w:numPr>
          <w:ilvl w:val="0"/>
          <w:numId w:val="18"/>
        </w:numPr>
      </w:pPr>
      <w:r w:rsidRPr="00D87DDD">
        <w:t>Removing event listeners</w:t>
      </w:r>
    </w:p>
    <w:p w14:paraId="71A83875" w14:textId="77777777" w:rsidR="00CE6036" w:rsidRPr="00D87DDD" w:rsidRDefault="00CE6036" w:rsidP="00CE6036">
      <w:pPr>
        <w:numPr>
          <w:ilvl w:val="0"/>
          <w:numId w:val="18"/>
        </w:numPr>
      </w:pPr>
      <w:r w:rsidRPr="00D87DDD">
        <w:t>Clearing timers and intervals</w:t>
      </w:r>
    </w:p>
    <w:p w14:paraId="5D8AD5C4" w14:textId="77777777" w:rsidR="00CE6036" w:rsidRPr="00EF08B9" w:rsidRDefault="00CE6036" w:rsidP="00CE6036">
      <w:pPr>
        <w:rPr>
          <w:sz w:val="28"/>
          <w:szCs w:val="28"/>
        </w:rPr>
      </w:pPr>
      <w:r w:rsidRPr="00594480">
        <w:rPr>
          <w:sz w:val="28"/>
          <w:szCs w:val="28"/>
        </w:rPr>
        <w:br/>
      </w:r>
    </w:p>
    <w:p w14:paraId="7029F537" w14:textId="3237A462" w:rsidR="00C14E8C" w:rsidRPr="00C14E8C" w:rsidRDefault="00C14E8C" w:rsidP="00C14E8C">
      <w:r w:rsidRPr="00C14E8C">
        <w:rPr>
          <w:b/>
          <w:bCs/>
        </w:rPr>
        <w:t>Merges updates:</w:t>
      </w:r>
      <w:r w:rsidRPr="00C14E8C">
        <w:br/>
      </w:r>
      <w:proofErr w:type="spellStart"/>
      <w:r w:rsidRPr="00C14E8C">
        <w:t>setState</w:t>
      </w:r>
      <w:proofErr w:type="spellEnd"/>
      <w:r w:rsidRPr="00C14E8C">
        <w:t xml:space="preserve"> () </w:t>
      </w:r>
      <w:r w:rsidRPr="00C14E8C">
        <w:rPr>
          <w:b/>
          <w:bCs/>
        </w:rPr>
        <w:t>merges</w:t>
      </w:r>
      <w:r w:rsidRPr="00C14E8C">
        <w:t xml:space="preserve"> the new state with the existing state object — it doesn’t replace the whole state (unless explicitly done).</w:t>
      </w:r>
    </w:p>
    <w:p w14:paraId="3E79B61D" w14:textId="14B14541" w:rsidR="00C14E8C" w:rsidRDefault="00C14E8C"/>
    <w:p w14:paraId="70B37999" w14:textId="77777777" w:rsidR="00CE6036" w:rsidRPr="00CE6036" w:rsidRDefault="00CE6036">
      <w:pPr>
        <w:rPr>
          <w:b/>
          <w:bCs/>
        </w:rPr>
      </w:pPr>
    </w:p>
    <w:sectPr w:rsidR="00CE6036" w:rsidRPr="00CE60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25DDB"/>
    <w:multiLevelType w:val="multilevel"/>
    <w:tmpl w:val="CACE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81171"/>
    <w:multiLevelType w:val="multilevel"/>
    <w:tmpl w:val="8EAA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47E49"/>
    <w:multiLevelType w:val="multilevel"/>
    <w:tmpl w:val="160A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820E1"/>
    <w:multiLevelType w:val="multilevel"/>
    <w:tmpl w:val="151E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484C24"/>
    <w:multiLevelType w:val="multilevel"/>
    <w:tmpl w:val="72BC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D7513A"/>
    <w:multiLevelType w:val="multilevel"/>
    <w:tmpl w:val="A376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283423"/>
    <w:multiLevelType w:val="multilevel"/>
    <w:tmpl w:val="BC38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823A17"/>
    <w:multiLevelType w:val="multilevel"/>
    <w:tmpl w:val="7794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134648"/>
    <w:multiLevelType w:val="multilevel"/>
    <w:tmpl w:val="031C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652DAD"/>
    <w:multiLevelType w:val="multilevel"/>
    <w:tmpl w:val="0DD8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8A2D12"/>
    <w:multiLevelType w:val="multilevel"/>
    <w:tmpl w:val="8FB8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DD470B"/>
    <w:multiLevelType w:val="multilevel"/>
    <w:tmpl w:val="722E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522955"/>
    <w:multiLevelType w:val="multilevel"/>
    <w:tmpl w:val="9FFA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B767CB"/>
    <w:multiLevelType w:val="multilevel"/>
    <w:tmpl w:val="60FCFC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9E0413"/>
    <w:multiLevelType w:val="multilevel"/>
    <w:tmpl w:val="0144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733672"/>
    <w:multiLevelType w:val="multilevel"/>
    <w:tmpl w:val="C57A8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BA3F3E"/>
    <w:multiLevelType w:val="multilevel"/>
    <w:tmpl w:val="D9CA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B5080B"/>
    <w:multiLevelType w:val="multilevel"/>
    <w:tmpl w:val="78E8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3125737">
    <w:abstractNumId w:val="1"/>
  </w:num>
  <w:num w:numId="2" w16cid:durableId="1254825708">
    <w:abstractNumId w:val="4"/>
  </w:num>
  <w:num w:numId="3" w16cid:durableId="261258100">
    <w:abstractNumId w:val="12"/>
  </w:num>
  <w:num w:numId="4" w16cid:durableId="544027059">
    <w:abstractNumId w:val="17"/>
  </w:num>
  <w:num w:numId="5" w16cid:durableId="989793971">
    <w:abstractNumId w:val="8"/>
  </w:num>
  <w:num w:numId="6" w16cid:durableId="1928686820">
    <w:abstractNumId w:val="2"/>
  </w:num>
  <w:num w:numId="7" w16cid:durableId="261182914">
    <w:abstractNumId w:val="6"/>
  </w:num>
  <w:num w:numId="8" w16cid:durableId="852956435">
    <w:abstractNumId w:val="5"/>
  </w:num>
  <w:num w:numId="9" w16cid:durableId="2029138390">
    <w:abstractNumId w:val="13"/>
  </w:num>
  <w:num w:numId="10" w16cid:durableId="488328189">
    <w:abstractNumId w:val="10"/>
  </w:num>
  <w:num w:numId="11" w16cid:durableId="897856636">
    <w:abstractNumId w:val="14"/>
  </w:num>
  <w:num w:numId="12" w16cid:durableId="996763476">
    <w:abstractNumId w:val="15"/>
  </w:num>
  <w:num w:numId="13" w16cid:durableId="217666442">
    <w:abstractNumId w:val="16"/>
  </w:num>
  <w:num w:numId="14" w16cid:durableId="825587137">
    <w:abstractNumId w:val="9"/>
  </w:num>
  <w:num w:numId="15" w16cid:durableId="293830308">
    <w:abstractNumId w:val="7"/>
  </w:num>
  <w:num w:numId="16" w16cid:durableId="2134866530">
    <w:abstractNumId w:val="0"/>
  </w:num>
  <w:num w:numId="17" w16cid:durableId="1653023305">
    <w:abstractNumId w:val="11"/>
  </w:num>
  <w:num w:numId="18" w16cid:durableId="457265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226"/>
    <w:rsid w:val="000904D0"/>
    <w:rsid w:val="000B6BB3"/>
    <w:rsid w:val="000D7035"/>
    <w:rsid w:val="000F1C61"/>
    <w:rsid w:val="00104010"/>
    <w:rsid w:val="00120DB3"/>
    <w:rsid w:val="001479B5"/>
    <w:rsid w:val="0017575C"/>
    <w:rsid w:val="002272BD"/>
    <w:rsid w:val="002957C7"/>
    <w:rsid w:val="003B236C"/>
    <w:rsid w:val="003B7A63"/>
    <w:rsid w:val="004112E5"/>
    <w:rsid w:val="004A09E3"/>
    <w:rsid w:val="00582DF0"/>
    <w:rsid w:val="005A3D7F"/>
    <w:rsid w:val="005B18A1"/>
    <w:rsid w:val="00630B39"/>
    <w:rsid w:val="0064250B"/>
    <w:rsid w:val="006E4D46"/>
    <w:rsid w:val="00752F70"/>
    <w:rsid w:val="007619B6"/>
    <w:rsid w:val="007E5E79"/>
    <w:rsid w:val="007E635A"/>
    <w:rsid w:val="00880934"/>
    <w:rsid w:val="008A3237"/>
    <w:rsid w:val="008C18E5"/>
    <w:rsid w:val="00905D9A"/>
    <w:rsid w:val="009B4989"/>
    <w:rsid w:val="009C499D"/>
    <w:rsid w:val="009F7F0C"/>
    <w:rsid w:val="00A47CBC"/>
    <w:rsid w:val="00A55130"/>
    <w:rsid w:val="00A6369F"/>
    <w:rsid w:val="00A65CF5"/>
    <w:rsid w:val="00A70E2B"/>
    <w:rsid w:val="00A90226"/>
    <w:rsid w:val="00AD679A"/>
    <w:rsid w:val="00AF0615"/>
    <w:rsid w:val="00B32F4F"/>
    <w:rsid w:val="00B71B65"/>
    <w:rsid w:val="00B75F5A"/>
    <w:rsid w:val="00BE1458"/>
    <w:rsid w:val="00C05A63"/>
    <w:rsid w:val="00C14E8C"/>
    <w:rsid w:val="00C169ED"/>
    <w:rsid w:val="00C5501D"/>
    <w:rsid w:val="00CE6036"/>
    <w:rsid w:val="00CF42BA"/>
    <w:rsid w:val="00D0363A"/>
    <w:rsid w:val="00D44312"/>
    <w:rsid w:val="00E30E69"/>
    <w:rsid w:val="00E60BBD"/>
    <w:rsid w:val="00E652B7"/>
    <w:rsid w:val="00EA15BE"/>
    <w:rsid w:val="00EA1CBE"/>
    <w:rsid w:val="00EF6313"/>
    <w:rsid w:val="00FE07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8250A"/>
  <w15:chartTrackingRefBased/>
  <w15:docId w15:val="{6B283B77-200B-4E6F-A26E-317B1FB91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2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02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02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02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02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02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2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2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2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2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02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02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02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02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02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2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2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226"/>
    <w:rPr>
      <w:rFonts w:eastAsiaTheme="majorEastAsia" w:cstheme="majorBidi"/>
      <w:color w:val="272727" w:themeColor="text1" w:themeTint="D8"/>
    </w:rPr>
  </w:style>
  <w:style w:type="paragraph" w:styleId="Title">
    <w:name w:val="Title"/>
    <w:basedOn w:val="Normal"/>
    <w:next w:val="Normal"/>
    <w:link w:val="TitleChar"/>
    <w:uiPriority w:val="10"/>
    <w:qFormat/>
    <w:rsid w:val="00A902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2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2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2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226"/>
    <w:pPr>
      <w:spacing w:before="160"/>
      <w:jc w:val="center"/>
    </w:pPr>
    <w:rPr>
      <w:i/>
      <w:iCs/>
      <w:color w:val="404040" w:themeColor="text1" w:themeTint="BF"/>
    </w:rPr>
  </w:style>
  <w:style w:type="character" w:customStyle="1" w:styleId="QuoteChar">
    <w:name w:val="Quote Char"/>
    <w:basedOn w:val="DefaultParagraphFont"/>
    <w:link w:val="Quote"/>
    <w:uiPriority w:val="29"/>
    <w:rsid w:val="00A90226"/>
    <w:rPr>
      <w:i/>
      <w:iCs/>
      <w:color w:val="404040" w:themeColor="text1" w:themeTint="BF"/>
    </w:rPr>
  </w:style>
  <w:style w:type="paragraph" w:styleId="ListParagraph">
    <w:name w:val="List Paragraph"/>
    <w:basedOn w:val="Normal"/>
    <w:uiPriority w:val="34"/>
    <w:qFormat/>
    <w:rsid w:val="00A90226"/>
    <w:pPr>
      <w:ind w:left="720"/>
      <w:contextualSpacing/>
    </w:pPr>
  </w:style>
  <w:style w:type="character" w:styleId="IntenseEmphasis">
    <w:name w:val="Intense Emphasis"/>
    <w:basedOn w:val="DefaultParagraphFont"/>
    <w:uiPriority w:val="21"/>
    <w:qFormat/>
    <w:rsid w:val="00A90226"/>
    <w:rPr>
      <w:i/>
      <w:iCs/>
      <w:color w:val="0F4761" w:themeColor="accent1" w:themeShade="BF"/>
    </w:rPr>
  </w:style>
  <w:style w:type="paragraph" w:styleId="IntenseQuote">
    <w:name w:val="Intense Quote"/>
    <w:basedOn w:val="Normal"/>
    <w:next w:val="Normal"/>
    <w:link w:val="IntenseQuoteChar"/>
    <w:uiPriority w:val="30"/>
    <w:qFormat/>
    <w:rsid w:val="00A902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0226"/>
    <w:rPr>
      <w:i/>
      <w:iCs/>
      <w:color w:val="0F4761" w:themeColor="accent1" w:themeShade="BF"/>
    </w:rPr>
  </w:style>
  <w:style w:type="character" w:styleId="IntenseReference">
    <w:name w:val="Intense Reference"/>
    <w:basedOn w:val="DefaultParagraphFont"/>
    <w:uiPriority w:val="32"/>
    <w:qFormat/>
    <w:rsid w:val="00A90226"/>
    <w:rPr>
      <w:b/>
      <w:bCs/>
      <w:smallCaps/>
      <w:color w:val="0F4761" w:themeColor="accent1" w:themeShade="BF"/>
      <w:spacing w:val="5"/>
    </w:rPr>
  </w:style>
  <w:style w:type="paragraph" w:styleId="NormalWeb">
    <w:name w:val="Normal (Web)"/>
    <w:basedOn w:val="Normal"/>
    <w:uiPriority w:val="99"/>
    <w:semiHidden/>
    <w:unhideWhenUsed/>
    <w:rsid w:val="00A9022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13</Pages>
  <Words>2260</Words>
  <Characters>12888</Characters>
  <Application>Microsoft Office Word</Application>
  <DocSecurity>0</DocSecurity>
  <Lines>107</Lines>
  <Paragraphs>30</Paragraphs>
  <ScaleCrop>false</ScaleCrop>
  <Company/>
  <LinksUpToDate>false</LinksUpToDate>
  <CharactersWithSpaces>15118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mulanijanki051@gmail.com</dc:creator>
  <cp:keywords/>
  <dc:description/>
  <cp:lastModifiedBy>mulanijanki051@gmail.com</cp:lastModifiedBy>
  <cp:revision>52</cp:revision>
  <dcterms:created xsi:type="dcterms:W3CDTF">2025-11-04T08:15:00Z</dcterms:created>
  <dcterms:modified xsi:type="dcterms:W3CDTF">2025-12-03T14:46:00Z</dcterms:modified>
</cp:coreProperties>
</file>